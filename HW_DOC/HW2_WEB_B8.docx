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pPr w:leftFromText="180" w:rightFromText="180" w:vertAnchor="page" w:horzAnchor="margin" w:tblpY="2616"/>
        <w:tblW w:w="0" w:type="auto"/>
        <w:tblLook w:val="04A0" w:firstRow="1" w:lastRow="0" w:firstColumn="1" w:lastColumn="0" w:noHBand="0" w:noVBand="1"/>
      </w:tblPr>
      <w:tblGrid>
        <w:gridCol w:w="2765"/>
        <w:gridCol w:w="2765"/>
        <w:gridCol w:w="2766"/>
      </w:tblGrid>
      <w:tr w:rsidR="002D4442" w14:paraId="111D34EF" w14:textId="77777777" w:rsidTr="009F1DB4">
        <w:tc>
          <w:tcPr>
            <w:tcW w:w="2765" w:type="dxa"/>
          </w:tcPr>
          <w:p w14:paraId="224964E2" w14:textId="59B95227" w:rsidR="002D4442" w:rsidRPr="002D4442" w:rsidRDefault="002D4442" w:rsidP="009F1DB4">
            <w:pPr>
              <w:rPr>
                <w:b/>
                <w:bCs/>
                <w:sz w:val="28"/>
                <w:szCs w:val="28"/>
              </w:rPr>
            </w:pPr>
            <w:r w:rsidRPr="002D4442">
              <w:rPr>
                <w:rFonts w:hint="cs"/>
                <w:b/>
                <w:bCs/>
                <w:sz w:val="28"/>
                <w:szCs w:val="28"/>
                <w:rtl/>
              </w:rPr>
              <w:t>משימות שהושלמו</w:t>
            </w:r>
          </w:p>
        </w:tc>
        <w:tc>
          <w:tcPr>
            <w:tcW w:w="2765" w:type="dxa"/>
          </w:tcPr>
          <w:p w14:paraId="74AFF6CF" w14:textId="50AE7A7D" w:rsidR="002D4442" w:rsidRPr="002D4442" w:rsidRDefault="002D4442" w:rsidP="009F1DB4">
            <w:pPr>
              <w:rPr>
                <w:b/>
                <w:bCs/>
                <w:sz w:val="28"/>
                <w:szCs w:val="28"/>
              </w:rPr>
            </w:pPr>
            <w:r w:rsidRPr="002D4442">
              <w:rPr>
                <w:rFonts w:hint="cs"/>
                <w:b/>
                <w:bCs/>
                <w:sz w:val="28"/>
                <w:szCs w:val="28"/>
                <w:rtl/>
              </w:rPr>
              <w:t>משימות שהוקצו</w:t>
            </w:r>
          </w:p>
        </w:tc>
        <w:tc>
          <w:tcPr>
            <w:tcW w:w="2766" w:type="dxa"/>
          </w:tcPr>
          <w:p w14:paraId="1D9C52B2" w14:textId="51DCB110" w:rsidR="002D4442" w:rsidRPr="002D4442" w:rsidRDefault="002D4442" w:rsidP="009F1DB4">
            <w:pPr>
              <w:rPr>
                <w:b/>
                <w:bCs/>
                <w:sz w:val="28"/>
                <w:szCs w:val="28"/>
                <w:rtl/>
              </w:rPr>
            </w:pPr>
            <w:r w:rsidRPr="002D4442">
              <w:rPr>
                <w:rFonts w:hint="cs"/>
                <w:b/>
                <w:bCs/>
                <w:sz w:val="28"/>
                <w:szCs w:val="28"/>
                <w:rtl/>
              </w:rPr>
              <w:t>שם חבר צוות</w:t>
            </w:r>
          </w:p>
        </w:tc>
      </w:tr>
      <w:tr w:rsidR="002D4442" w14:paraId="46115739" w14:textId="77777777" w:rsidTr="009F1DB4">
        <w:tc>
          <w:tcPr>
            <w:tcW w:w="2765" w:type="dxa"/>
          </w:tcPr>
          <w:p w14:paraId="28846621" w14:textId="29866D80" w:rsidR="002D4442" w:rsidRDefault="002D4442" w:rsidP="009F1DB4">
            <w:pPr>
              <w:rPr>
                <w:rtl/>
              </w:rPr>
            </w:pPr>
            <w:r>
              <w:rPr>
                <w:rFonts w:hint="cs"/>
                <w:rtl/>
              </w:rPr>
              <w:t>הושלם במלואו</w:t>
            </w:r>
          </w:p>
        </w:tc>
        <w:tc>
          <w:tcPr>
            <w:tcW w:w="2765" w:type="dxa"/>
          </w:tcPr>
          <w:p w14:paraId="7A4EC764" w14:textId="20B1F10E" w:rsidR="002D4442" w:rsidRPr="002D4442" w:rsidRDefault="00296003" w:rsidP="009F1DB4">
            <w:r w:rsidRPr="00296003">
              <w:t xml:space="preserve">MongoDB + </w:t>
            </w:r>
            <w:proofErr w:type="spellStart"/>
            <w:r w:rsidRPr="00296003">
              <w:t>BackEnd</w:t>
            </w:r>
            <w:proofErr w:type="spellEnd"/>
          </w:p>
        </w:tc>
        <w:tc>
          <w:tcPr>
            <w:tcW w:w="2766" w:type="dxa"/>
          </w:tcPr>
          <w:p w14:paraId="3B444B81" w14:textId="6E20F527" w:rsidR="002D4442" w:rsidRDefault="002D4442" w:rsidP="009F1DB4">
            <w:r>
              <w:rPr>
                <w:rFonts w:hint="cs"/>
                <w:rtl/>
              </w:rPr>
              <w:t>אסתר פרץ</w:t>
            </w:r>
            <w:r w:rsidR="009A1663">
              <w:t xml:space="preserve"> 318739117</w:t>
            </w:r>
          </w:p>
        </w:tc>
      </w:tr>
      <w:tr w:rsidR="002D4442" w14:paraId="03B5E7F5" w14:textId="77777777" w:rsidTr="009F1DB4">
        <w:tc>
          <w:tcPr>
            <w:tcW w:w="2765" w:type="dxa"/>
          </w:tcPr>
          <w:p w14:paraId="224C0ADD" w14:textId="4C38747A" w:rsidR="002D4442" w:rsidRDefault="002D4442" w:rsidP="009F1DB4">
            <w:r w:rsidRPr="007005B5">
              <w:rPr>
                <w:rFonts w:hint="cs"/>
                <w:rtl/>
              </w:rPr>
              <w:t>הושלם במלואו</w:t>
            </w:r>
          </w:p>
        </w:tc>
        <w:tc>
          <w:tcPr>
            <w:tcW w:w="2765" w:type="dxa"/>
          </w:tcPr>
          <w:p w14:paraId="5A497C00" w14:textId="145C83D8" w:rsidR="002D4442" w:rsidRDefault="002D4442" w:rsidP="009F1DB4">
            <w:proofErr w:type="spellStart"/>
            <w:r w:rsidRPr="1834A3CD">
              <w:t>BackEnd</w:t>
            </w:r>
            <w:proofErr w:type="spellEnd"/>
          </w:p>
        </w:tc>
        <w:tc>
          <w:tcPr>
            <w:tcW w:w="2766" w:type="dxa"/>
          </w:tcPr>
          <w:p w14:paraId="50270349" w14:textId="00E376AD" w:rsidR="002D4442" w:rsidRDefault="002D4442" w:rsidP="009F1DB4">
            <w:r>
              <w:rPr>
                <w:rFonts w:hint="cs"/>
                <w:rtl/>
              </w:rPr>
              <w:t>ליאל אטינגר</w:t>
            </w:r>
            <w:r w:rsidR="006C3092">
              <w:t xml:space="preserve"> </w:t>
            </w:r>
            <w:r w:rsidR="006C3092">
              <w:rPr>
                <w:rStyle w:val="normaltextrun"/>
                <w:rFonts w:ascii="Calibri" w:hAnsi="Calibri" w:cs="Calibri"/>
                <w:rtl/>
              </w:rPr>
              <w:t>207411604</w:t>
            </w:r>
            <w:r w:rsidR="006C3092">
              <w:rPr>
                <w:rStyle w:val="eop"/>
                <w:rFonts w:ascii="Calibri" w:hAnsi="Calibri" w:cs="Calibri"/>
                <w:rtl/>
              </w:rPr>
              <w:t> </w:t>
            </w:r>
          </w:p>
        </w:tc>
      </w:tr>
      <w:tr w:rsidR="002D4442" w14:paraId="164A3727" w14:textId="77777777" w:rsidTr="009F1DB4">
        <w:tc>
          <w:tcPr>
            <w:tcW w:w="2765" w:type="dxa"/>
          </w:tcPr>
          <w:p w14:paraId="74904CB6" w14:textId="276DD8AC" w:rsidR="002D4442" w:rsidRDefault="002D4442" w:rsidP="009F1DB4">
            <w:r w:rsidRPr="007005B5">
              <w:rPr>
                <w:rFonts w:hint="cs"/>
                <w:rtl/>
              </w:rPr>
              <w:t>הושלם במלואו</w:t>
            </w:r>
          </w:p>
        </w:tc>
        <w:tc>
          <w:tcPr>
            <w:tcW w:w="2765" w:type="dxa"/>
          </w:tcPr>
          <w:p w14:paraId="5EDBD07C" w14:textId="5A0827B9" w:rsidR="002D4442" w:rsidRDefault="002D4442" w:rsidP="009F1DB4">
            <w:proofErr w:type="spellStart"/>
            <w:r w:rsidRPr="1834A3CD">
              <w:t>FrontEnd</w:t>
            </w:r>
            <w:proofErr w:type="spellEnd"/>
            <w:r w:rsidRPr="1834A3CD">
              <w:t xml:space="preserve"> + Bot building</w:t>
            </w:r>
          </w:p>
        </w:tc>
        <w:tc>
          <w:tcPr>
            <w:tcW w:w="2766" w:type="dxa"/>
          </w:tcPr>
          <w:p w14:paraId="31DA1451" w14:textId="57A19704" w:rsidR="002D4442" w:rsidRDefault="002D4442" w:rsidP="009F1DB4">
            <w:r>
              <w:rPr>
                <w:rFonts w:hint="cs"/>
                <w:rtl/>
              </w:rPr>
              <w:t>יוהד בן ברוך</w:t>
            </w:r>
            <w:r w:rsidR="009A1663">
              <w:t xml:space="preserve"> 211624317</w:t>
            </w:r>
          </w:p>
        </w:tc>
      </w:tr>
      <w:tr w:rsidR="002D4442" w14:paraId="5EE46066" w14:textId="77777777" w:rsidTr="009F1DB4">
        <w:tc>
          <w:tcPr>
            <w:tcW w:w="2765" w:type="dxa"/>
          </w:tcPr>
          <w:p w14:paraId="383290D6" w14:textId="6473750E" w:rsidR="002D4442" w:rsidRDefault="002D4442" w:rsidP="009F1DB4">
            <w:r w:rsidRPr="007005B5">
              <w:rPr>
                <w:rFonts w:hint="cs"/>
                <w:rtl/>
              </w:rPr>
              <w:t>הושלם במלואו</w:t>
            </w:r>
          </w:p>
        </w:tc>
        <w:tc>
          <w:tcPr>
            <w:tcW w:w="2765" w:type="dxa"/>
          </w:tcPr>
          <w:p w14:paraId="06EB2807" w14:textId="63A7CF14" w:rsidR="002D4442" w:rsidRDefault="00296003" w:rsidP="009F1DB4">
            <w:r w:rsidRPr="00296003">
              <w:t>Architecture + diagrams</w:t>
            </w:r>
          </w:p>
        </w:tc>
        <w:tc>
          <w:tcPr>
            <w:tcW w:w="2766" w:type="dxa"/>
          </w:tcPr>
          <w:p w14:paraId="066B568F" w14:textId="6F386758" w:rsidR="002D4442" w:rsidRDefault="002D4442" w:rsidP="009F1DB4">
            <w:proofErr w:type="spellStart"/>
            <w:r>
              <w:rPr>
                <w:rFonts w:hint="cs"/>
                <w:rtl/>
              </w:rPr>
              <w:t>כאתריין</w:t>
            </w:r>
            <w:proofErr w:type="spellEnd"/>
            <w:r>
              <w:rPr>
                <w:rFonts w:hint="cs"/>
                <w:rtl/>
              </w:rPr>
              <w:t xml:space="preserve"> </w:t>
            </w:r>
            <w:proofErr w:type="spellStart"/>
            <w:r>
              <w:rPr>
                <w:rFonts w:hint="cs"/>
                <w:rtl/>
              </w:rPr>
              <w:t>גובריאל</w:t>
            </w:r>
            <w:proofErr w:type="spellEnd"/>
            <w:r w:rsidR="005103C7">
              <w:t xml:space="preserve"> </w:t>
            </w:r>
            <w:r w:rsidR="005103C7">
              <w:rPr>
                <w:rStyle w:val="normaltextrun"/>
                <w:rFonts w:ascii="Calibri" w:hAnsi="Calibri" w:cs="Calibri"/>
                <w:rtl/>
              </w:rPr>
              <w:t>214023764</w:t>
            </w:r>
            <w:r w:rsidR="005103C7">
              <w:rPr>
                <w:rStyle w:val="eop"/>
                <w:rFonts w:ascii="Calibri" w:hAnsi="Calibri" w:cs="Calibri"/>
                <w:rtl/>
              </w:rPr>
              <w:t> </w:t>
            </w:r>
          </w:p>
        </w:tc>
      </w:tr>
    </w:tbl>
    <w:p w14:paraId="0D38F38C" w14:textId="50311120" w:rsidR="002D4442" w:rsidRDefault="009F1DB4" w:rsidP="009F1DB4">
      <w:pPr>
        <w:bidi/>
        <w:jc w:val="center"/>
        <w:rPr>
          <w:b/>
          <w:bCs/>
          <w:sz w:val="36"/>
          <w:szCs w:val="36"/>
          <w:rtl/>
        </w:rPr>
      </w:pPr>
      <w:r w:rsidRPr="009F1DB4">
        <w:rPr>
          <w:rFonts w:hint="cs"/>
          <w:b/>
          <w:bCs/>
          <w:sz w:val="36"/>
          <w:szCs w:val="36"/>
          <w:rtl/>
        </w:rPr>
        <w:t>תרגיל בית 2</w:t>
      </w:r>
    </w:p>
    <w:p w14:paraId="7C1F3FD9" w14:textId="77777777" w:rsidR="009F1DB4" w:rsidRPr="00452D8A" w:rsidRDefault="009F1DB4" w:rsidP="00452D8A">
      <w:pPr>
        <w:pStyle w:val="a9"/>
        <w:numPr>
          <w:ilvl w:val="0"/>
          <w:numId w:val="4"/>
        </w:numPr>
        <w:bidi/>
        <w:rPr>
          <w:b/>
          <w:bCs/>
          <w:rtl/>
        </w:rPr>
      </w:pPr>
    </w:p>
    <w:p w14:paraId="7705B237" w14:textId="0C7D2C92" w:rsidR="002D4442" w:rsidRDefault="00921B19" w:rsidP="00540873">
      <w:pPr>
        <w:bidi/>
        <w:rPr>
          <w:rtl/>
        </w:rPr>
      </w:pPr>
      <w:r w:rsidRPr="006A134B">
        <w:rPr>
          <w:rtl/>
        </w:rPr>
        <w:t>יוהד בן ברוך מונה לתפקיד מהנדס המערכת של הצוות. במסגרת תפקידו, יוהד היה אחראי על הגדרת המשימות, ניהול חלוקת העבודה והקצאתן לכל אחד מחברי הצוות בהתאם ליכולותיהם. חלוקת העבודה נוהלה תוך שמירה על ממשק תקשורת פתוח ורציף בין חברי הצוות לבין יוהד, אשר ביצע מעקב שוטף כדי לוודא שכל המשימות שהוקצו אכן מולאו בהצלחה ובלוחות הזמנים הנדרשים להגשת תרגיל הבית</w:t>
      </w:r>
      <w:r>
        <w:rPr>
          <w:rFonts w:hint="cs"/>
          <w:rtl/>
        </w:rPr>
        <w:t>.</w:t>
      </w:r>
    </w:p>
    <w:p w14:paraId="254AA954" w14:textId="77777777" w:rsidR="002D4442" w:rsidRDefault="002D4442"/>
    <w:p w14:paraId="58A275DF" w14:textId="4D0F9EE0" w:rsidR="009E2DAA" w:rsidRDefault="009E2DAA" w:rsidP="009E2DAA">
      <w:pPr>
        <w:bidi/>
        <w:rPr>
          <w:rtl/>
        </w:rPr>
      </w:pPr>
      <w:r>
        <w:rPr>
          <w:rFonts w:hint="cs"/>
          <w:rtl/>
        </w:rPr>
        <w:t xml:space="preserve">קישור </w:t>
      </w:r>
      <w:proofErr w:type="spellStart"/>
      <w:r>
        <w:rPr>
          <w:rFonts w:hint="cs"/>
          <w:rtl/>
        </w:rPr>
        <w:t>לגיט</w:t>
      </w:r>
      <w:proofErr w:type="spellEnd"/>
      <w:r>
        <w:rPr>
          <w:rFonts w:hint="cs"/>
          <w:rtl/>
        </w:rPr>
        <w:t xml:space="preserve"> </w:t>
      </w:r>
      <w:r w:rsidR="00597680" w:rsidRPr="00597680">
        <w:t>https://github.com/KatreenGhobrial/RepoWEB.git</w:t>
      </w:r>
    </w:p>
    <w:p w14:paraId="4B3E2B53" w14:textId="77777777" w:rsidR="00597680" w:rsidRDefault="00597680" w:rsidP="00597680">
      <w:pPr>
        <w:bidi/>
        <w:rPr>
          <w:rFonts w:hint="cs"/>
          <w:rtl/>
        </w:rPr>
      </w:pPr>
    </w:p>
    <w:p w14:paraId="361FA3F5" w14:textId="5E44191B" w:rsidR="002D4442" w:rsidRDefault="002D4442" w:rsidP="002D4442">
      <w:pPr>
        <w:bidi/>
        <w:rPr>
          <w:rtl/>
        </w:rPr>
      </w:pPr>
      <w:r>
        <w:rPr>
          <w:rFonts w:hint="cs"/>
          <w:rtl/>
        </w:rPr>
        <w:t xml:space="preserve">2.  לפני תחילה של בניית </w:t>
      </w:r>
      <w:proofErr w:type="spellStart"/>
      <w:r>
        <w:rPr>
          <w:rFonts w:hint="cs"/>
          <w:rtl/>
        </w:rPr>
        <w:t>הפרוייקט</w:t>
      </w:r>
      <w:proofErr w:type="spellEnd"/>
      <w:r>
        <w:rPr>
          <w:rFonts w:hint="cs"/>
          <w:rtl/>
        </w:rPr>
        <w:t xml:space="preserve"> קבענו פגישה עם עוזי להבין מה הציפיות שלו, איך הוא רוצה </w:t>
      </w:r>
      <w:r>
        <w:rPr>
          <w:rtl/>
        </w:rPr>
        <w:t>שהמערכת תיראה, מה חשוב לו שישים לב הוא הדגיש לנו שעדיין לא הייתה קבוצה של סטודנטים שענו על דרישותיו ועל כך אנו מאוד מקווים שהוא יאהב את התוצר שלנו.</w:t>
      </w:r>
    </w:p>
    <w:p w14:paraId="65CE7CF9" w14:textId="585E2BDE" w:rsidR="002D4442" w:rsidRDefault="002D4442" w:rsidP="002D4442">
      <w:pPr>
        <w:bidi/>
        <w:rPr>
          <w:rtl/>
        </w:rPr>
      </w:pPr>
      <w:r>
        <w:rPr>
          <w:rtl/>
        </w:rPr>
        <w:t>עוזי שלח לנו במייל את הרכיב לדוגמא של ה</w:t>
      </w:r>
      <w:r>
        <w:t>IOT</w:t>
      </w:r>
      <w:r>
        <w:rPr>
          <w:rtl/>
        </w:rPr>
        <w:t xml:space="preserve"> כדי שנוכל לחקור עליהם ולגשת אליהם בצורה הטובה ביותר</w:t>
      </w:r>
      <w:r w:rsidR="5BBA3017" w:rsidRPr="50EF9DCF">
        <w:rPr>
          <w:rtl/>
        </w:rPr>
        <w:t xml:space="preserve">, אך אין לנו באמת את היכולות להבין איך לחבר רכיב </w:t>
      </w:r>
      <w:r w:rsidR="5BBA3017" w:rsidRPr="50EF9DCF">
        <w:t>IOT</w:t>
      </w:r>
      <w:r w:rsidR="5BBA3017" w:rsidRPr="50EF9DCF">
        <w:rPr>
          <w:rtl/>
        </w:rPr>
        <w:t xml:space="preserve">  למערכת ולדעת</w:t>
      </w:r>
      <w:r w:rsidR="662FA47E" w:rsidRPr="50EF9DCF">
        <w:rPr>
          <w:rtl/>
        </w:rPr>
        <w:t xml:space="preserve"> איך</w:t>
      </w:r>
      <w:r w:rsidR="5BBA3017" w:rsidRPr="50EF9DCF">
        <w:rPr>
          <w:rtl/>
        </w:rPr>
        <w:t xml:space="preserve"> לנתח אותו </w:t>
      </w:r>
      <w:r w:rsidR="1745B381" w:rsidRPr="50EF9DCF">
        <w:rPr>
          <w:rtl/>
        </w:rPr>
        <w:t>החלטנו שלצורך הדמו ננסה לחבר רכיב אחד ולהציג ללוקח את הנתונים עליו</w:t>
      </w:r>
      <w:ins w:id="0" w:author="Microsoft Word" w:date="2026-06-21T21:03:00Z" w16du:dateUtc="2026-06-21T18:03:00Z">
        <w:r>
          <w:rPr>
            <w:rtl/>
          </w:rPr>
          <w:t>.</w:t>
        </w:r>
      </w:ins>
    </w:p>
    <w:p w14:paraId="0B88194F" w14:textId="77777777" w:rsidR="00344BB8" w:rsidRDefault="00344BB8" w:rsidP="00344BB8">
      <w:pPr>
        <w:bidi/>
        <w:rPr>
          <w:rtl/>
        </w:rPr>
      </w:pPr>
    </w:p>
    <w:p w14:paraId="5EC54FF5" w14:textId="77777777" w:rsidR="00344BB8" w:rsidRDefault="00344BB8" w:rsidP="00344BB8">
      <w:pPr>
        <w:bidi/>
        <w:rPr>
          <w:rtl/>
        </w:rPr>
      </w:pPr>
    </w:p>
    <w:p w14:paraId="5E3C7696" w14:textId="77777777" w:rsidR="00344BB8" w:rsidRDefault="00344BB8" w:rsidP="00344BB8">
      <w:pPr>
        <w:bidi/>
        <w:rPr>
          <w:rtl/>
        </w:rPr>
      </w:pPr>
    </w:p>
    <w:p w14:paraId="615C68C5" w14:textId="77777777" w:rsidR="00344BB8" w:rsidRDefault="00344BB8" w:rsidP="00344BB8">
      <w:pPr>
        <w:bidi/>
        <w:rPr>
          <w:rtl/>
        </w:rPr>
      </w:pPr>
    </w:p>
    <w:p w14:paraId="0B03D800" w14:textId="77777777" w:rsidR="00344BB8" w:rsidRDefault="00344BB8" w:rsidP="00344BB8">
      <w:pPr>
        <w:bidi/>
        <w:rPr>
          <w:rtl/>
        </w:rPr>
      </w:pPr>
    </w:p>
    <w:p w14:paraId="7848DC47" w14:textId="77777777" w:rsidR="00344BB8" w:rsidRDefault="00344BB8" w:rsidP="00344BB8">
      <w:pPr>
        <w:bidi/>
        <w:rPr>
          <w:rtl/>
        </w:rPr>
      </w:pPr>
    </w:p>
    <w:p w14:paraId="556AF212" w14:textId="77777777" w:rsidR="00344BB8" w:rsidRDefault="00344BB8" w:rsidP="00344BB8">
      <w:pPr>
        <w:bidi/>
        <w:rPr>
          <w:rtl/>
        </w:rPr>
      </w:pPr>
    </w:p>
    <w:p w14:paraId="54AC3C12" w14:textId="77777777" w:rsidR="00344BB8" w:rsidRDefault="00344BB8" w:rsidP="00344BB8">
      <w:pPr>
        <w:bidi/>
        <w:rPr>
          <w:rtl/>
        </w:rPr>
      </w:pPr>
    </w:p>
    <w:p w14:paraId="264147B7" w14:textId="77777777" w:rsidR="00344BB8" w:rsidRDefault="00344BB8" w:rsidP="00344BB8">
      <w:pPr>
        <w:bidi/>
      </w:pPr>
    </w:p>
    <w:p w14:paraId="2B390FF7" w14:textId="77777777" w:rsidR="009066A2" w:rsidRDefault="009066A2" w:rsidP="009066A2">
      <w:pPr>
        <w:bidi/>
      </w:pPr>
    </w:p>
    <w:p w14:paraId="6DEC494E" w14:textId="77777777" w:rsidR="009066A2" w:rsidRDefault="009066A2" w:rsidP="009066A2">
      <w:pPr>
        <w:bidi/>
        <w:rPr>
          <w:rtl/>
        </w:rPr>
      </w:pPr>
    </w:p>
    <w:p w14:paraId="2662CD1E" w14:textId="77777777" w:rsidR="00344BB8" w:rsidRDefault="00344BB8" w:rsidP="00344BB8">
      <w:pPr>
        <w:bidi/>
        <w:rPr>
          <w:rtl/>
        </w:rPr>
      </w:pPr>
    </w:p>
    <w:p w14:paraId="0A9D5AE8" w14:textId="77777777" w:rsidR="00344BB8" w:rsidRDefault="00344BB8" w:rsidP="00344BB8">
      <w:pPr>
        <w:bidi/>
        <w:rPr>
          <w:rtl/>
        </w:rPr>
      </w:pPr>
    </w:p>
    <w:p w14:paraId="2DB3CD4A" w14:textId="77777777" w:rsidR="00344BB8" w:rsidRDefault="00344BB8" w:rsidP="00344BB8">
      <w:pPr>
        <w:bidi/>
        <w:rPr>
          <w:rtl/>
        </w:rPr>
      </w:pPr>
    </w:p>
    <w:p w14:paraId="10B295E7" w14:textId="16B7A099" w:rsidR="00344BB8" w:rsidRDefault="005D7612" w:rsidP="00344BB8">
      <w:pPr>
        <w:bidi/>
        <w:rPr>
          <w:rtl/>
        </w:rPr>
      </w:pPr>
      <w:r>
        <w:rPr>
          <w:rFonts w:hint="cs"/>
          <w:rtl/>
        </w:rPr>
        <w:t>דיאגרמות מתאימות</w:t>
      </w:r>
    </w:p>
    <w:p w14:paraId="23D1B89A" w14:textId="77777777" w:rsidR="00344BB8" w:rsidRDefault="00344BB8" w:rsidP="00344BB8">
      <w:pPr>
        <w:bidi/>
        <w:rPr>
          <w:rtl/>
        </w:rPr>
      </w:pPr>
    </w:p>
    <w:p w14:paraId="5067D18E" w14:textId="61DF5EDB" w:rsidR="002D4442" w:rsidRDefault="002D4442" w:rsidP="002D4442">
      <w:pPr>
        <w:bidi/>
        <w:rPr>
          <w:rtl/>
        </w:rPr>
      </w:pPr>
      <w:r w:rsidRPr="03109E99">
        <w:rPr>
          <w:rtl/>
        </w:rPr>
        <w:t xml:space="preserve">3. </w:t>
      </w:r>
    </w:p>
    <w:p w14:paraId="509068A2" w14:textId="46B8D086" w:rsidR="00654F66" w:rsidRDefault="00654F66" w:rsidP="00654F66">
      <w:pPr>
        <w:bidi/>
        <w:rPr>
          <w:rtl/>
        </w:rPr>
      </w:pPr>
      <w:r>
        <w:rPr>
          <w:noProof/>
        </w:rPr>
        <w:drawing>
          <wp:anchor distT="0" distB="0" distL="114300" distR="114300" simplePos="0" relativeHeight="251690496" behindDoc="0" locked="0" layoutInCell="1" allowOverlap="1" wp14:anchorId="3B248E67" wp14:editId="6224A116">
            <wp:simplePos x="0" y="0"/>
            <wp:positionH relativeFrom="column">
              <wp:posOffset>-1113790</wp:posOffset>
            </wp:positionH>
            <wp:positionV relativeFrom="paragraph">
              <wp:posOffset>226390</wp:posOffset>
            </wp:positionV>
            <wp:extent cx="7268224" cy="4048125"/>
            <wp:effectExtent l="0" t="0" r="8890" b="0"/>
            <wp:wrapSquare wrapText="bothSides"/>
            <wp:docPr id="883116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6061" name="Picture 883116061"/>
                    <pic:cNvPicPr/>
                  </pic:nvPicPr>
                  <pic:blipFill>
                    <a:blip r:embed="rId7">
                      <a:extLst>
                        <a:ext uri="{28A0092B-C50C-407E-A947-70E740481C1C}">
                          <a14:useLocalDpi xmlns:a14="http://schemas.microsoft.com/office/drawing/2010/main"/>
                        </a:ext>
                      </a:extLst>
                    </a:blip>
                    <a:stretch>
                      <a:fillRect/>
                    </a:stretch>
                  </pic:blipFill>
                  <pic:spPr>
                    <a:xfrm>
                      <a:off x="0" y="0"/>
                      <a:ext cx="7268224" cy="4048125"/>
                    </a:xfrm>
                    <a:prstGeom prst="rect">
                      <a:avLst/>
                    </a:prstGeom>
                  </pic:spPr>
                </pic:pic>
              </a:graphicData>
            </a:graphic>
            <wp14:sizeRelH relativeFrom="page">
              <wp14:pctWidth>0</wp14:pctWidth>
            </wp14:sizeRelH>
            <wp14:sizeRelV relativeFrom="page">
              <wp14:pctHeight>0</wp14:pctHeight>
            </wp14:sizeRelV>
          </wp:anchor>
        </w:drawing>
      </w:r>
    </w:p>
    <w:p w14:paraId="0EF68DBE" w14:textId="77777777" w:rsidR="00654F66" w:rsidRDefault="00654F66" w:rsidP="00654F66">
      <w:pPr>
        <w:bidi/>
        <w:rPr>
          <w:rtl/>
        </w:rPr>
      </w:pPr>
    </w:p>
    <w:p w14:paraId="0FC0605D" w14:textId="77777777" w:rsidR="00654F66" w:rsidRDefault="00654F66" w:rsidP="00654F66">
      <w:pPr>
        <w:bidi/>
        <w:rPr>
          <w:rtl/>
        </w:rPr>
      </w:pPr>
    </w:p>
    <w:p w14:paraId="6D03F175" w14:textId="77777777" w:rsidR="00654F66" w:rsidRDefault="00654F66" w:rsidP="00654F66">
      <w:pPr>
        <w:bidi/>
        <w:rPr>
          <w:rtl/>
        </w:rPr>
      </w:pPr>
    </w:p>
    <w:p w14:paraId="4BB9E66B" w14:textId="77777777" w:rsidR="00654F66" w:rsidRDefault="00654F66" w:rsidP="00654F66">
      <w:pPr>
        <w:bidi/>
        <w:rPr>
          <w:rtl/>
        </w:rPr>
      </w:pPr>
    </w:p>
    <w:p w14:paraId="0A4F3ACE" w14:textId="77777777" w:rsidR="00654F66" w:rsidRDefault="00654F66" w:rsidP="00654F66">
      <w:pPr>
        <w:bidi/>
        <w:rPr>
          <w:rtl/>
        </w:rPr>
      </w:pPr>
    </w:p>
    <w:p w14:paraId="4C5A9159" w14:textId="77777777" w:rsidR="00654F66" w:rsidRDefault="00654F66" w:rsidP="00654F66">
      <w:pPr>
        <w:bidi/>
        <w:rPr>
          <w:rtl/>
        </w:rPr>
      </w:pPr>
    </w:p>
    <w:p w14:paraId="569A8A40" w14:textId="77777777" w:rsidR="00654F66" w:rsidRDefault="00654F66" w:rsidP="00654F66">
      <w:pPr>
        <w:bidi/>
        <w:rPr>
          <w:rtl/>
        </w:rPr>
      </w:pPr>
    </w:p>
    <w:p w14:paraId="543E4AA3" w14:textId="77777777" w:rsidR="00654F66" w:rsidRDefault="00654F66" w:rsidP="00654F66">
      <w:pPr>
        <w:bidi/>
        <w:rPr>
          <w:rtl/>
        </w:rPr>
      </w:pPr>
    </w:p>
    <w:p w14:paraId="5B821AA9" w14:textId="77777777" w:rsidR="00654F66" w:rsidRDefault="00654F66" w:rsidP="00654F66">
      <w:pPr>
        <w:bidi/>
        <w:rPr>
          <w:rtl/>
        </w:rPr>
      </w:pPr>
    </w:p>
    <w:p w14:paraId="6FB28A30" w14:textId="77777777" w:rsidR="00654F66" w:rsidRDefault="00654F66" w:rsidP="00654F66">
      <w:pPr>
        <w:bidi/>
        <w:rPr>
          <w:rtl/>
        </w:rPr>
      </w:pPr>
    </w:p>
    <w:p w14:paraId="6A7844D2" w14:textId="77777777" w:rsidR="00654F66" w:rsidRDefault="00654F66" w:rsidP="00654F66">
      <w:pPr>
        <w:bidi/>
        <w:rPr>
          <w:rtl/>
        </w:rPr>
      </w:pPr>
    </w:p>
    <w:p w14:paraId="325F9375" w14:textId="77777777" w:rsidR="00654F66" w:rsidRDefault="00654F66" w:rsidP="00654F66">
      <w:pPr>
        <w:bidi/>
        <w:rPr>
          <w:rtl/>
        </w:rPr>
      </w:pPr>
    </w:p>
    <w:p w14:paraId="56227C4C" w14:textId="2790C754" w:rsidR="00654F66" w:rsidRDefault="00654F66" w:rsidP="00654F66">
      <w:pPr>
        <w:bidi/>
      </w:pPr>
    </w:p>
    <w:p w14:paraId="62AC3B46" w14:textId="77777777" w:rsidR="006A0C6F" w:rsidRDefault="00642E39" w:rsidP="006A0C6F">
      <w:pPr>
        <w:bidi/>
        <w:rPr>
          <w:del w:id="1" w:author="Microsoft Word" w:date="2026-06-21T21:03:00Z" w16du:dateUtc="2026-06-21T18:03:00Z"/>
        </w:rPr>
      </w:pPr>
      <w:del w:id="2" w:author="Microsoft Word" w:date="2026-06-21T21:03:00Z" w16du:dateUtc="2026-06-21T18:03:00Z">
        <w:r>
          <w:rPr>
            <w:noProof/>
          </w:rPr>
          <mc:AlternateContent>
            <mc:Choice Requires="wps">
              <w:drawing>
                <wp:anchor distT="0" distB="0" distL="114300" distR="114300" simplePos="0" relativeHeight="251658245" behindDoc="0" locked="0" layoutInCell="1" allowOverlap="1" wp14:anchorId="77ABC9CA" wp14:editId="6A2FBD93">
                  <wp:simplePos x="0" y="0"/>
                  <wp:positionH relativeFrom="margin">
                    <wp:align>right</wp:align>
                  </wp:positionH>
                  <wp:positionV relativeFrom="paragraph">
                    <wp:posOffset>296678</wp:posOffset>
                  </wp:positionV>
                  <wp:extent cx="2074460" cy="675564"/>
                  <wp:effectExtent l="0" t="0" r="78740" b="29845"/>
                  <wp:wrapNone/>
                  <wp:docPr id="362865152" name="מחבר ישר 8"/>
                  <wp:cNvGraphicFramePr/>
                  <a:graphic xmlns:a="http://schemas.openxmlformats.org/drawingml/2006/main">
                    <a:graphicData uri="http://schemas.microsoft.com/office/word/2010/wordprocessingShape">
                      <wps:wsp>
                        <wps:cNvCnPr/>
                        <wps:spPr>
                          <a:xfrm rot="10800000">
                            <a:off x="0" y="0"/>
                            <a:ext cx="2074460" cy="675564"/>
                          </a:xfrm>
                          <a:prstGeom prst="bentConnector3">
                            <a:avLst>
                              <a:gd name="adj1" fmla="val -2878"/>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F0B8A7" id="_x0000_t34" coordsize="21600,21600" o:spt="34" o:oned="t" adj="10800" path="m,l@0,0@0,21600,21600,21600e" filled="f">
                  <v:stroke joinstyle="miter"/>
                  <v:formulas>
                    <v:f eqn="val #0"/>
                  </v:formulas>
                  <v:path arrowok="t" fillok="f" o:connecttype="none"/>
                  <v:handles>
                    <v:h position="#0,center"/>
                  </v:handles>
                  <o:lock v:ext="edit" shapetype="t"/>
                </v:shapetype>
                <v:shape id="מחבר ישר 8" o:spid="_x0000_s1026" type="#_x0000_t34" style="position:absolute;margin-left:112.15pt;margin-top:23.35pt;width:163.35pt;height:53.2pt;rotation:180;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" adj="-622" strokecolor="#156082 [3204]" strokeweight=".5pt">
                  <w10:wrap anchorx="margin"/>
                </v:shape>
              </w:pict>
            </mc:Fallback>
          </mc:AlternateContent>
        </w:r>
        <w:r w:rsidR="00DB425E">
          <w:rPr>
            <w:noProof/>
          </w:rPr>
          <mc:AlternateContent>
            <mc:Choice Requires="wps">
              <w:drawing>
                <wp:anchor distT="0" distB="0" distL="114300" distR="114300" simplePos="0" relativeHeight="251658250" behindDoc="0" locked="0" layoutInCell="1" allowOverlap="1" wp14:anchorId="23FD1FBF" wp14:editId="297EF100">
                  <wp:simplePos x="0" y="0"/>
                  <wp:positionH relativeFrom="column">
                    <wp:posOffset>822278</wp:posOffset>
                  </wp:positionH>
                  <wp:positionV relativeFrom="paragraph">
                    <wp:posOffset>255734</wp:posOffset>
                  </wp:positionV>
                  <wp:extent cx="1248770" cy="709258"/>
                  <wp:effectExtent l="0" t="0" r="27940" b="34290"/>
                  <wp:wrapNone/>
                  <wp:docPr id="15938851" name="מחבר ישר 15"/>
                  <wp:cNvGraphicFramePr/>
                  <a:graphic xmlns:a="http://schemas.openxmlformats.org/drawingml/2006/main">
                    <a:graphicData uri="http://schemas.microsoft.com/office/word/2010/wordprocessingShape">
                      <wps:wsp>
                        <wps:cNvCnPr/>
                        <wps:spPr>
                          <a:xfrm rot="10800000" flipV="1">
                            <a:off x="0" y="0"/>
                            <a:ext cx="1248770" cy="709258"/>
                          </a:xfrm>
                          <a:prstGeom prst="bentConnector3">
                            <a:avLst>
                              <a:gd name="adj1" fmla="val 96980"/>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548AFC" id="מחבר ישר 15" o:spid="_x0000_s1026" type="#_x0000_t34" style="position:absolute;margin-left:64.75pt;margin-top:20.15pt;width:98.35pt;height:55.85pt;rotation:180;flip:y;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" adj="20948" strokecolor="#156082 [3204]" strokeweight=".5pt"/>
              </w:pict>
            </mc:Fallback>
          </mc:AlternateContent>
        </w:r>
        <w:r w:rsidR="004C15AF">
          <w:rPr>
            <w:noProof/>
          </w:rPr>
          <mc:AlternateContent>
            <mc:Choice Requires="wps">
              <w:drawing>
                <wp:anchor distT="0" distB="0" distL="114300" distR="114300" simplePos="0" relativeHeight="251658240" behindDoc="0" locked="0" layoutInCell="1" allowOverlap="1" wp14:anchorId="12138F07" wp14:editId="2CD44A51">
                  <wp:simplePos x="0" y="0"/>
                  <wp:positionH relativeFrom="margin">
                    <wp:align>center</wp:align>
                  </wp:positionH>
                  <wp:positionV relativeFrom="paragraph">
                    <wp:posOffset>70561</wp:posOffset>
                  </wp:positionV>
                  <wp:extent cx="1125940" cy="477671"/>
                  <wp:effectExtent l="0" t="0" r="17145" b="17780"/>
                  <wp:wrapNone/>
                  <wp:docPr id="228549796" name="מלבן 1"/>
                  <wp:cNvGraphicFramePr/>
                  <a:graphic xmlns:a="http://schemas.openxmlformats.org/drawingml/2006/main">
                    <a:graphicData uri="http://schemas.microsoft.com/office/word/2010/wordprocessingShape">
                      <wps:wsp>
                        <wps:cNvSpPr/>
                        <wps:spPr>
                          <a:xfrm>
                            <a:off x="0" y="0"/>
                            <a:ext cx="1125940" cy="477671"/>
                          </a:xfrm>
                          <a:prstGeom prst="rect">
                            <a:avLst/>
                          </a:prstGeom>
                        </wps:spPr>
                        <wps:style>
                          <a:lnRef idx="2">
                            <a:schemeClr val="dk1"/>
                          </a:lnRef>
                          <a:fillRef idx="1">
                            <a:schemeClr val="lt1"/>
                          </a:fillRef>
                          <a:effectRef idx="0">
                            <a:schemeClr val="dk1"/>
                          </a:effectRef>
                          <a:fontRef idx="minor">
                            <a:schemeClr val="dk1"/>
                          </a:fontRef>
                        </wps:style>
                        <wps:txbx>
                          <w:txbxContent>
                            <w:p w14:paraId="4996808D" w14:textId="77777777" w:rsidR="004C15AF" w:rsidRDefault="004C15AF" w:rsidP="004C15AF">
                              <w:pPr>
                                <w:jc w:val="center"/>
                              </w:pPr>
                              <w: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138F07" id="מלבן 1" o:spid="_x0000_s1026" style="position:absolute;left:0;text-align:left;margin-left:0;margin-top:5.55pt;width:88.65pt;height:37.6pt;z-index:2516582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" fillcolor="white [3201]" strokecolor="black [3200]" strokeweight="1pt">
                  <v:textbox>
                    <w:txbxContent>
                      <w:p w14:paraId="4996808D" w14:textId="77777777" w:rsidR="004C15AF" w:rsidRDefault="004C15AF" w:rsidP="004C15AF">
                        <w:pPr>
                          <w:jc w:val="center"/>
                        </w:pPr>
                        <w:r>
                          <w:t>server</w:t>
                        </w:r>
                      </w:p>
                    </w:txbxContent>
                  </v:textbox>
                  <w10:wrap anchorx="margin"/>
                </v:rect>
              </w:pict>
            </mc:Fallback>
          </mc:AlternateContent>
        </w:r>
      </w:del>
    </w:p>
    <w:p w14:paraId="046AE3F2" w14:textId="77777777" w:rsidR="006A0C6F" w:rsidRDefault="00F31116" w:rsidP="006A0C6F">
      <w:pPr>
        <w:bidi/>
        <w:rPr>
          <w:del w:id="3" w:author="Microsoft Word" w:date="2026-06-21T21:03:00Z" w16du:dateUtc="2026-06-21T18:03:00Z"/>
        </w:rPr>
      </w:pPr>
      <w:del w:id="4" w:author="Microsoft Word" w:date="2026-06-21T21:03:00Z" w16du:dateUtc="2026-06-21T18:03:00Z">
        <w:r>
          <w:rPr>
            <w:noProof/>
          </w:rPr>
          <mc:AlternateContent>
            <mc:Choice Requires="wps">
              <w:drawing>
                <wp:anchor distT="0" distB="0" distL="114300" distR="114300" simplePos="0" relativeHeight="251658246" behindDoc="0" locked="0" layoutInCell="1" allowOverlap="1" wp14:anchorId="3FA64634" wp14:editId="33A40E1C">
                  <wp:simplePos x="0" y="0"/>
                  <wp:positionH relativeFrom="column">
                    <wp:posOffset>3189605</wp:posOffset>
                  </wp:positionH>
                  <wp:positionV relativeFrom="paragraph">
                    <wp:posOffset>47625</wp:posOffset>
                  </wp:positionV>
                  <wp:extent cx="580030" cy="599479"/>
                  <wp:effectExtent l="0" t="0" r="10795" b="29210"/>
                  <wp:wrapNone/>
                  <wp:docPr id="1163195634" name="מחבר: מרפקי 9"/>
                  <wp:cNvGraphicFramePr/>
                  <a:graphic xmlns:a="http://schemas.openxmlformats.org/drawingml/2006/main">
                    <a:graphicData uri="http://schemas.microsoft.com/office/word/2010/wordprocessingShape">
                      <wps:wsp>
                        <wps:cNvCnPr/>
                        <wps:spPr>
                          <a:xfrm rot="10800000">
                            <a:off x="0" y="0"/>
                            <a:ext cx="580030" cy="599479"/>
                          </a:xfrm>
                          <a:prstGeom prst="bentConnector3">
                            <a:avLst>
                              <a:gd name="adj1" fmla="val 2799"/>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69683E" id="מחבר: מרפקי 9" o:spid="_x0000_s1026" type="#_x0000_t34" style="position:absolute;margin-left:251.15pt;margin-top:3.75pt;width:45.65pt;height:47.2pt;rotation:180;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" adj="605" strokecolor="#156082 [3204]" strokeweight=".5pt"/>
              </w:pict>
            </mc:Fallback>
          </mc:AlternateContent>
        </w:r>
        <w:r>
          <w:rPr>
            <w:noProof/>
          </w:rPr>
          <mc:AlternateContent>
            <mc:Choice Requires="wps">
              <w:drawing>
                <wp:anchor distT="0" distB="0" distL="114300" distR="114300" simplePos="0" relativeHeight="251658249" behindDoc="0" locked="0" layoutInCell="1" allowOverlap="1" wp14:anchorId="062A53E1" wp14:editId="6CE9316E">
                  <wp:simplePos x="0" y="0"/>
                  <wp:positionH relativeFrom="margin">
                    <wp:posOffset>2354580</wp:posOffset>
                  </wp:positionH>
                  <wp:positionV relativeFrom="paragraph">
                    <wp:posOffset>77470</wp:posOffset>
                  </wp:positionV>
                  <wp:extent cx="396101" cy="731161"/>
                  <wp:effectExtent l="3810" t="0" r="27305" b="27305"/>
                  <wp:wrapNone/>
                  <wp:docPr id="1508165104" name="מחבר ישר 14"/>
                  <wp:cNvGraphicFramePr/>
                  <a:graphic xmlns:a="http://schemas.openxmlformats.org/drawingml/2006/main">
                    <a:graphicData uri="http://schemas.microsoft.com/office/word/2010/wordprocessingShape">
                      <wps:wsp>
                        <wps:cNvCnPr/>
                        <wps:spPr>
                          <a:xfrm rot="16200000">
                            <a:off x="0" y="0"/>
                            <a:ext cx="396101" cy="731161"/>
                          </a:xfrm>
                          <a:prstGeom prst="bentConnector3">
                            <a:avLst>
                              <a:gd name="adj1" fmla="val 66426"/>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392514" id="מחבר ישר 14" o:spid="_x0000_s1026" type="#_x0000_t34" style="position:absolute;margin-left:185.4pt;margin-top:6.1pt;width:31.2pt;height:57.55pt;rotation:-90;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" adj="14348" strokecolor="#156082 [3204]" strokeweight=".5pt">
                  <w10:wrap anchorx="margin"/>
                </v:shape>
              </w:pict>
            </mc:Fallback>
          </mc:AlternateContent>
        </w:r>
      </w:del>
    </w:p>
    <w:p w14:paraId="13B76387" w14:textId="77777777" w:rsidR="006A0C6F" w:rsidRDefault="006A0C6F" w:rsidP="006A0C6F">
      <w:pPr>
        <w:bidi/>
        <w:rPr>
          <w:del w:id="5" w:author="Microsoft Word" w:date="2026-06-21T21:03:00Z" w16du:dateUtc="2026-06-21T18:03:00Z"/>
        </w:rPr>
      </w:pPr>
    </w:p>
    <w:p w14:paraId="7D71F6C0" w14:textId="77777777" w:rsidR="006A0C6F" w:rsidRDefault="002E3860" w:rsidP="006A0C6F">
      <w:pPr>
        <w:bidi/>
        <w:rPr>
          <w:del w:id="6" w:author="Microsoft Word" w:date="2026-06-21T21:03:00Z" w16du:dateUtc="2026-06-21T18:03:00Z"/>
        </w:rPr>
      </w:pPr>
      <w:del w:id="7" w:author="Microsoft Word" w:date="2026-06-21T21:03:00Z" w16du:dateUtc="2026-06-21T18:03:00Z">
        <w:r>
          <w:rPr>
            <w:noProof/>
          </w:rPr>
          <mc:AlternateContent>
            <mc:Choice Requires="wps">
              <w:drawing>
                <wp:anchor distT="0" distB="0" distL="114300" distR="114300" simplePos="0" relativeHeight="251658281" behindDoc="0" locked="0" layoutInCell="1" allowOverlap="1" wp14:anchorId="6FC68F7E" wp14:editId="26F079DD">
                  <wp:simplePos x="0" y="0"/>
                  <wp:positionH relativeFrom="column">
                    <wp:posOffset>5651376</wp:posOffset>
                  </wp:positionH>
                  <wp:positionV relativeFrom="paragraph">
                    <wp:posOffset>276282</wp:posOffset>
                  </wp:positionV>
                  <wp:extent cx="457186" cy="162290"/>
                  <wp:effectExtent l="0" t="24130" r="33655" b="14605"/>
                  <wp:wrapNone/>
                  <wp:docPr id="2127204993" name="מחבר: מרפקי 48"/>
                  <wp:cNvGraphicFramePr/>
                  <a:graphic xmlns:a="http://schemas.openxmlformats.org/drawingml/2006/main">
                    <a:graphicData uri="http://schemas.microsoft.com/office/word/2010/wordprocessingShape">
                      <wps:wsp>
                        <wps:cNvCnPr/>
                        <wps:spPr>
                          <a:xfrm rot="5400000" flipH="1">
                            <a:off x="0" y="0"/>
                            <a:ext cx="457186" cy="162290"/>
                          </a:xfrm>
                          <a:prstGeom prst="bentConnector3">
                            <a:avLst>
                              <a:gd name="adj1" fmla="val 102627"/>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93E2C1" id="מחבר: מרפקי 48" o:spid="_x0000_s1026" type="#_x0000_t34" style="position:absolute;margin-left:445pt;margin-top:21.75pt;width:36pt;height:12.8pt;rotation:-90;flip:x;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" adj="22167" strokecolor="#156082 [3204]" strokeweight=".5pt"/>
              </w:pict>
            </mc:Fallback>
          </mc:AlternateContent>
        </w:r>
        <w:r w:rsidR="00F31116">
          <w:rPr>
            <w:noProof/>
          </w:rPr>
          <mc:AlternateContent>
            <mc:Choice Requires="wps">
              <w:drawing>
                <wp:anchor distT="0" distB="0" distL="114300" distR="114300" simplePos="0" relativeHeight="251658280" behindDoc="0" locked="0" layoutInCell="1" allowOverlap="1" wp14:anchorId="68933C8F" wp14:editId="4E0F20F7">
                  <wp:simplePos x="0" y="0"/>
                  <wp:positionH relativeFrom="column">
                    <wp:posOffset>4169410</wp:posOffset>
                  </wp:positionH>
                  <wp:positionV relativeFrom="paragraph">
                    <wp:posOffset>286385</wp:posOffset>
                  </wp:positionV>
                  <wp:extent cx="457186" cy="162290"/>
                  <wp:effectExtent l="0" t="24130" r="33655" b="14605"/>
                  <wp:wrapNone/>
                  <wp:docPr id="1468554056" name="מחבר: מרפקי 47"/>
                  <wp:cNvGraphicFramePr/>
                  <a:graphic xmlns:a="http://schemas.openxmlformats.org/drawingml/2006/main">
                    <a:graphicData uri="http://schemas.microsoft.com/office/word/2010/wordprocessingShape">
                      <wps:wsp>
                        <wps:cNvCnPr/>
                        <wps:spPr>
                          <a:xfrm rot="5400000" flipH="1">
                            <a:off x="0" y="0"/>
                            <a:ext cx="457186" cy="162290"/>
                          </a:xfrm>
                          <a:prstGeom prst="bentConnector3">
                            <a:avLst>
                              <a:gd name="adj1" fmla="val 102627"/>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ADD0F2" id="מחבר: מרפקי 47" o:spid="_x0000_s1026" type="#_x0000_t34" style="position:absolute;margin-left:328.3pt;margin-top:22.55pt;width:36pt;height:12.8pt;rotation:-90;flip:x;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" adj="22167" strokecolor="#156082 [3204]" strokeweight=".5pt"/>
              </w:pict>
            </mc:Fallback>
          </mc:AlternateContent>
        </w:r>
        <w:r w:rsidR="004A6EF0">
          <w:rPr>
            <w:noProof/>
          </w:rPr>
          <mc:AlternateContent>
            <mc:Choice Requires="wps">
              <w:drawing>
                <wp:anchor distT="0" distB="0" distL="114300" distR="114300" simplePos="0" relativeHeight="251658244" behindDoc="0" locked="0" layoutInCell="1" allowOverlap="1" wp14:anchorId="43BFC790" wp14:editId="45900F49">
                  <wp:simplePos x="0" y="0"/>
                  <wp:positionH relativeFrom="column">
                    <wp:posOffset>4672974</wp:posOffset>
                  </wp:positionH>
                  <wp:positionV relativeFrom="paragraph">
                    <wp:posOffset>9582</wp:posOffset>
                  </wp:positionV>
                  <wp:extent cx="1125940" cy="477671"/>
                  <wp:effectExtent l="0" t="0" r="17145" b="17780"/>
                  <wp:wrapNone/>
                  <wp:docPr id="1957943670" name="מלבן 7"/>
                  <wp:cNvGraphicFramePr/>
                  <a:graphic xmlns:a="http://schemas.openxmlformats.org/drawingml/2006/main">
                    <a:graphicData uri="http://schemas.microsoft.com/office/word/2010/wordprocessingShape">
                      <wps:wsp>
                        <wps:cNvSpPr/>
                        <wps:spPr>
                          <a:xfrm>
                            <a:off x="0" y="0"/>
                            <a:ext cx="1125940" cy="477671"/>
                          </a:xfrm>
                          <a:prstGeom prst="rect">
                            <a:avLst/>
                          </a:prstGeom>
                        </wps:spPr>
                        <wps:style>
                          <a:lnRef idx="2">
                            <a:schemeClr val="dk1"/>
                          </a:lnRef>
                          <a:fillRef idx="1">
                            <a:schemeClr val="lt1"/>
                          </a:fillRef>
                          <a:effectRef idx="0">
                            <a:schemeClr val="dk1"/>
                          </a:effectRef>
                          <a:fontRef idx="minor">
                            <a:schemeClr val="dk1"/>
                          </a:fontRef>
                        </wps:style>
                        <wps:txbx>
                          <w:txbxContent>
                            <w:p w14:paraId="66427BC0" w14:textId="77777777" w:rsidR="004A6EF0" w:rsidRDefault="004A6EF0" w:rsidP="004A6EF0">
                              <w:pPr>
                                <w:jc w:val="center"/>
                              </w:pPr>
                              <w:r>
                                <w:t>config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BFC790" id="מלבן 7" o:spid="_x0000_s1027" style="position:absolute;left:0;text-align:left;margin-left:367.95pt;margin-top:.75pt;width:88.65pt;height:37.6pt;z-index:2516582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" fillcolor="white [3201]" strokecolor="black [3200]" strokeweight="1pt">
                  <v:textbox>
                    <w:txbxContent>
                      <w:p w14:paraId="66427BC0" w14:textId="77777777" w:rsidR="004A6EF0" w:rsidRDefault="004A6EF0" w:rsidP="004A6EF0">
                        <w:pPr>
                          <w:jc w:val="center"/>
                        </w:pPr>
                        <w:r>
                          <w:t>config</w:t>
                        </w:r>
                      </w:p>
                    </w:txbxContent>
                  </v:textbox>
                </v:rect>
              </w:pict>
            </mc:Fallback>
          </mc:AlternateContent>
        </w:r>
        <w:r w:rsidR="002E47B2">
          <w:rPr>
            <w:noProof/>
          </w:rPr>
          <mc:AlternateContent>
            <mc:Choice Requires="wps">
              <w:drawing>
                <wp:anchor distT="0" distB="0" distL="114300" distR="114300" simplePos="0" relativeHeight="251658243" behindDoc="0" locked="0" layoutInCell="1" allowOverlap="1" wp14:anchorId="774DE8C9" wp14:editId="4F50C454">
                  <wp:simplePos x="0" y="0"/>
                  <wp:positionH relativeFrom="column">
                    <wp:posOffset>66950</wp:posOffset>
                  </wp:positionH>
                  <wp:positionV relativeFrom="paragraph">
                    <wp:posOffset>9260</wp:posOffset>
                  </wp:positionV>
                  <wp:extent cx="1125940" cy="477671"/>
                  <wp:effectExtent l="0" t="0" r="17145" b="17780"/>
                  <wp:wrapNone/>
                  <wp:docPr id="651640905" name="מלבן 6"/>
                  <wp:cNvGraphicFramePr/>
                  <a:graphic xmlns:a="http://schemas.openxmlformats.org/drawingml/2006/main">
                    <a:graphicData uri="http://schemas.microsoft.com/office/word/2010/wordprocessingShape">
                      <wps:wsp>
                        <wps:cNvSpPr/>
                        <wps:spPr>
                          <a:xfrm>
                            <a:off x="0" y="0"/>
                            <a:ext cx="1125940" cy="477671"/>
                          </a:xfrm>
                          <a:prstGeom prst="rect">
                            <a:avLst/>
                          </a:prstGeom>
                        </wps:spPr>
                        <wps:style>
                          <a:lnRef idx="2">
                            <a:schemeClr val="dk1"/>
                          </a:lnRef>
                          <a:fillRef idx="1">
                            <a:schemeClr val="lt1"/>
                          </a:fillRef>
                          <a:effectRef idx="0">
                            <a:schemeClr val="dk1"/>
                          </a:effectRef>
                          <a:fontRef idx="minor">
                            <a:schemeClr val="dk1"/>
                          </a:fontRef>
                        </wps:style>
                        <wps:txbx>
                          <w:txbxContent>
                            <w:p w14:paraId="4B4823BE" w14:textId="77777777" w:rsidR="002E47B2" w:rsidRDefault="00F26126" w:rsidP="002E47B2">
                              <w:pPr>
                                <w:jc w:val="center"/>
                              </w:pPr>
                              <w:r>
                                <w:t>service</w:t>
                              </w:r>
                              <w:r w:rsidR="0005530A">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4DE8C9" id="מלבן 6" o:spid="_x0000_s1028" style="position:absolute;left:0;text-align:left;margin-left:5.25pt;margin-top:.75pt;width:88.65pt;height:37.6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" fillcolor="white [3201]" strokecolor="black [3200]" strokeweight="1pt">
                  <v:textbox>
                    <w:txbxContent>
                      <w:p w14:paraId="4B4823BE" w14:textId="77777777" w:rsidR="002E47B2" w:rsidRDefault="00F26126" w:rsidP="002E47B2">
                        <w:pPr>
                          <w:jc w:val="center"/>
                        </w:pPr>
                        <w:r>
                          <w:t>service</w:t>
                        </w:r>
                        <w:r w:rsidR="0005530A">
                          <w:t>s</w:t>
                        </w:r>
                      </w:p>
                    </w:txbxContent>
                  </v:textbox>
                </v:rect>
              </w:pict>
            </mc:Fallback>
          </mc:AlternateContent>
        </w:r>
        <w:r w:rsidR="00CD233E">
          <w:rPr>
            <w:noProof/>
          </w:rPr>
          <mc:AlternateContent>
            <mc:Choice Requires="wps">
              <w:drawing>
                <wp:anchor distT="0" distB="0" distL="114300" distR="114300" simplePos="0" relativeHeight="251658242" behindDoc="0" locked="0" layoutInCell="1" allowOverlap="1" wp14:anchorId="4204E713" wp14:editId="1A47A823">
                  <wp:simplePos x="0" y="0"/>
                  <wp:positionH relativeFrom="column">
                    <wp:posOffset>1622255</wp:posOffset>
                  </wp:positionH>
                  <wp:positionV relativeFrom="paragraph">
                    <wp:posOffset>9525</wp:posOffset>
                  </wp:positionV>
                  <wp:extent cx="1125940" cy="477671"/>
                  <wp:effectExtent l="0" t="0" r="17145" b="17780"/>
                  <wp:wrapNone/>
                  <wp:docPr id="2065231980" name="מלבן 5"/>
                  <wp:cNvGraphicFramePr/>
                  <a:graphic xmlns:a="http://schemas.openxmlformats.org/drawingml/2006/main">
                    <a:graphicData uri="http://schemas.microsoft.com/office/word/2010/wordprocessingShape">
                      <wps:wsp>
                        <wps:cNvSpPr/>
                        <wps:spPr>
                          <a:xfrm>
                            <a:off x="0" y="0"/>
                            <a:ext cx="1125940" cy="477671"/>
                          </a:xfrm>
                          <a:prstGeom prst="rect">
                            <a:avLst/>
                          </a:prstGeom>
                        </wps:spPr>
                        <wps:style>
                          <a:lnRef idx="2">
                            <a:schemeClr val="dk1"/>
                          </a:lnRef>
                          <a:fillRef idx="1">
                            <a:schemeClr val="lt1"/>
                          </a:fillRef>
                          <a:effectRef idx="0">
                            <a:schemeClr val="dk1"/>
                          </a:effectRef>
                          <a:fontRef idx="minor">
                            <a:schemeClr val="dk1"/>
                          </a:fontRef>
                        </wps:style>
                        <wps:txbx>
                          <w:txbxContent>
                            <w:p w14:paraId="15EB540E" w14:textId="77777777" w:rsidR="00CD233E" w:rsidRDefault="002E47B2" w:rsidP="00CD233E">
                              <w:pPr>
                                <w:jc w:val="center"/>
                              </w:pPr>
                              <w:r>
                                <w:t>routes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04E713" id="מלבן 5" o:spid="_x0000_s1029" style="position:absolute;left:0;text-align:left;margin-left:127.75pt;margin-top:.75pt;width:88.65pt;height:37.6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" fillcolor="white [3201]" strokecolor="black [3200]" strokeweight="1pt">
                  <v:textbox>
                    <w:txbxContent>
                      <w:p w14:paraId="15EB540E" w14:textId="77777777" w:rsidR="00CD233E" w:rsidRDefault="002E47B2" w:rsidP="00CD233E">
                        <w:pPr>
                          <w:jc w:val="center"/>
                        </w:pPr>
                        <w:r>
                          <w:t>routes</w:t>
                        </w:r>
                      </w:p>
                    </w:txbxContent>
                  </v:textbox>
                </v:rect>
              </w:pict>
            </mc:Fallback>
          </mc:AlternateContent>
        </w:r>
        <w:r w:rsidR="003F0D70">
          <w:rPr>
            <w:noProof/>
          </w:rPr>
          <mc:AlternateContent>
            <mc:Choice Requires="wps">
              <w:drawing>
                <wp:anchor distT="0" distB="0" distL="114300" distR="114300" simplePos="0" relativeHeight="251658241" behindDoc="0" locked="0" layoutInCell="1" allowOverlap="1" wp14:anchorId="0B994DDB" wp14:editId="6580B6FB">
                  <wp:simplePos x="0" y="0"/>
                  <wp:positionH relativeFrom="column">
                    <wp:posOffset>3178175</wp:posOffset>
                  </wp:positionH>
                  <wp:positionV relativeFrom="paragraph">
                    <wp:posOffset>22860</wp:posOffset>
                  </wp:positionV>
                  <wp:extent cx="1125940" cy="477671"/>
                  <wp:effectExtent l="0" t="0" r="17145" b="17780"/>
                  <wp:wrapNone/>
                  <wp:docPr id="783605010" name="מלבן 4"/>
                  <wp:cNvGraphicFramePr/>
                  <a:graphic xmlns:a="http://schemas.openxmlformats.org/drawingml/2006/main">
                    <a:graphicData uri="http://schemas.microsoft.com/office/word/2010/wordprocessingShape">
                      <wps:wsp>
                        <wps:cNvSpPr/>
                        <wps:spPr>
                          <a:xfrm>
                            <a:off x="0" y="0"/>
                            <a:ext cx="1125940" cy="477671"/>
                          </a:xfrm>
                          <a:prstGeom prst="rect">
                            <a:avLst/>
                          </a:prstGeom>
                        </wps:spPr>
                        <wps:style>
                          <a:lnRef idx="2">
                            <a:schemeClr val="dk1"/>
                          </a:lnRef>
                          <a:fillRef idx="1">
                            <a:schemeClr val="lt1"/>
                          </a:fillRef>
                          <a:effectRef idx="0">
                            <a:schemeClr val="dk1"/>
                          </a:effectRef>
                          <a:fontRef idx="minor">
                            <a:schemeClr val="dk1"/>
                          </a:fontRef>
                        </wps:style>
                        <wps:txbx>
                          <w:txbxContent>
                            <w:p w14:paraId="41EF4656" w14:textId="77777777" w:rsidR="003F0D70" w:rsidRDefault="00CD233E" w:rsidP="003F0D70">
                              <w:pPr>
                                <w:jc w:val="center"/>
                              </w:pPr>
                              <w:r>
                                <w:t>models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994DDB" id="מלבן 4" o:spid="_x0000_s1030" style="position:absolute;left:0;text-align:left;margin-left:250.25pt;margin-top:1.8pt;width:88.65pt;height:37.6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" fillcolor="white [3201]" strokecolor="black [3200]" strokeweight="1pt">
                  <v:textbox>
                    <w:txbxContent>
                      <w:p w14:paraId="41EF4656" w14:textId="77777777" w:rsidR="003F0D70" w:rsidRDefault="00CD233E" w:rsidP="003F0D70">
                        <w:pPr>
                          <w:jc w:val="center"/>
                        </w:pPr>
                        <w:r>
                          <w:t>models</w:t>
                        </w:r>
                      </w:p>
                    </w:txbxContent>
                  </v:textbox>
                </v:rect>
              </w:pict>
            </mc:Fallback>
          </mc:AlternateContent>
        </w:r>
      </w:del>
    </w:p>
    <w:p w14:paraId="1814133F" w14:textId="77777777" w:rsidR="006A0C6F" w:rsidRDefault="002E3860" w:rsidP="006A0C6F">
      <w:pPr>
        <w:bidi/>
        <w:rPr>
          <w:del w:id="8" w:author="Microsoft Word" w:date="2026-06-21T21:03:00Z" w16du:dateUtc="2026-06-21T18:03:00Z"/>
        </w:rPr>
      </w:pPr>
      <w:del w:id="9" w:author="Microsoft Word" w:date="2026-06-21T21:03:00Z" w16du:dateUtc="2026-06-21T18:03:00Z">
        <w:r>
          <w:rPr>
            <w:noProof/>
          </w:rPr>
          <mc:AlternateContent>
            <mc:Choice Requires="wps">
              <w:drawing>
                <wp:anchor distT="0" distB="0" distL="114300" distR="114300" simplePos="0" relativeHeight="251658277" behindDoc="0" locked="0" layoutInCell="1" allowOverlap="1" wp14:anchorId="083D4428" wp14:editId="5BBF8CB3">
                  <wp:simplePos x="0" y="0"/>
                  <wp:positionH relativeFrom="column">
                    <wp:posOffset>5623243</wp:posOffset>
                  </wp:positionH>
                  <wp:positionV relativeFrom="paragraph">
                    <wp:posOffset>181927</wp:posOffset>
                  </wp:positionV>
                  <wp:extent cx="558080" cy="143444"/>
                  <wp:effectExtent l="0" t="2223" r="30798" b="11747"/>
                  <wp:wrapNone/>
                  <wp:docPr id="1788492016" name="מחבר: מרפקי 44"/>
                  <wp:cNvGraphicFramePr/>
                  <a:graphic xmlns:a="http://schemas.openxmlformats.org/drawingml/2006/main">
                    <a:graphicData uri="http://schemas.microsoft.com/office/word/2010/wordprocessingShape">
                      <wps:wsp>
                        <wps:cNvCnPr/>
                        <wps:spPr>
                          <a:xfrm rot="5400000" flipH="1" flipV="1">
                            <a:off x="0" y="0"/>
                            <a:ext cx="558080" cy="143444"/>
                          </a:xfrm>
                          <a:prstGeom prst="bentConnector3">
                            <a:avLst>
                              <a:gd name="adj1" fmla="val 305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2C82E3" id="מחבר: מרפקי 44" o:spid="_x0000_s1026" type="#_x0000_t34" style="position:absolute;margin-left:442.8pt;margin-top:14.3pt;width:43.95pt;height:11.3pt;rotation:90;flip:x y;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" adj="660" strokecolor="#156082 [3204]" strokeweight=".5pt"/>
              </w:pict>
            </mc:Fallback>
          </mc:AlternateContent>
        </w:r>
        <w:r w:rsidR="00F31116">
          <w:rPr>
            <w:noProof/>
          </w:rPr>
          <mc:AlternateContent>
            <mc:Choice Requires="wps">
              <w:drawing>
                <wp:anchor distT="0" distB="0" distL="114300" distR="114300" simplePos="0" relativeHeight="251658271" behindDoc="0" locked="0" layoutInCell="1" allowOverlap="1" wp14:anchorId="2CEBD3F8" wp14:editId="33D589D0">
                  <wp:simplePos x="0" y="0"/>
                  <wp:positionH relativeFrom="column">
                    <wp:posOffset>4166553</wp:posOffset>
                  </wp:positionH>
                  <wp:positionV relativeFrom="paragraph">
                    <wp:posOffset>303212</wp:posOffset>
                  </wp:positionV>
                  <wp:extent cx="486941" cy="106368"/>
                  <wp:effectExtent l="0" t="318" r="27623" b="27622"/>
                  <wp:wrapNone/>
                  <wp:docPr id="545240407" name="מחבר: מרפקי 38"/>
                  <wp:cNvGraphicFramePr/>
                  <a:graphic xmlns:a="http://schemas.openxmlformats.org/drawingml/2006/main">
                    <a:graphicData uri="http://schemas.microsoft.com/office/word/2010/wordprocessingShape">
                      <wps:wsp>
                        <wps:cNvCnPr/>
                        <wps:spPr>
                          <a:xfrm rot="5400000" flipH="1" flipV="1">
                            <a:off x="0" y="0"/>
                            <a:ext cx="486941" cy="106368"/>
                          </a:xfrm>
                          <a:prstGeom prst="bentConnector3">
                            <a:avLst>
                              <a:gd name="adj1" fmla="val 305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D835C9" id="מחבר: מרפקי 38" o:spid="_x0000_s1026" type="#_x0000_t34" style="position:absolute;margin-left:328.1pt;margin-top:23.85pt;width:38.35pt;height:8.4pt;rotation:90;flip:x y;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" adj="660" strokecolor="#156082 [3204]" strokeweight=".5pt"/>
              </w:pict>
            </mc:Fallback>
          </mc:AlternateContent>
        </w:r>
        <w:r w:rsidR="00F31116">
          <w:rPr>
            <w:noProof/>
          </w:rPr>
          <mc:AlternateContent>
            <mc:Choice Requires="wps">
              <w:drawing>
                <wp:anchor distT="0" distB="0" distL="114300" distR="114300" simplePos="0" relativeHeight="251658279" behindDoc="0" locked="0" layoutInCell="1" allowOverlap="1" wp14:anchorId="45F1B792" wp14:editId="718CBEBB">
                  <wp:simplePos x="0" y="0"/>
                  <wp:positionH relativeFrom="column">
                    <wp:posOffset>2560003</wp:posOffset>
                  </wp:positionH>
                  <wp:positionV relativeFrom="paragraph">
                    <wp:posOffset>312102</wp:posOffset>
                  </wp:positionV>
                  <wp:extent cx="535205" cy="192800"/>
                  <wp:effectExtent l="0" t="318" r="36513" b="17462"/>
                  <wp:wrapNone/>
                  <wp:docPr id="419049783" name="מחבר: מרפקי 46"/>
                  <wp:cNvGraphicFramePr/>
                  <a:graphic xmlns:a="http://schemas.openxmlformats.org/drawingml/2006/main">
                    <a:graphicData uri="http://schemas.microsoft.com/office/word/2010/wordprocessingShape">
                      <wps:wsp>
                        <wps:cNvCnPr/>
                        <wps:spPr>
                          <a:xfrm rot="5400000" flipH="1" flipV="1">
                            <a:off x="0" y="0"/>
                            <a:ext cx="535205" cy="192800"/>
                          </a:xfrm>
                          <a:prstGeom prst="bentConnector3">
                            <a:avLst>
                              <a:gd name="adj1" fmla="val 305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B8192D" id="מחבר: מרפקי 46" o:spid="_x0000_s1026" type="#_x0000_t34" style="position:absolute;margin-left:201.6pt;margin-top:24.55pt;width:42.15pt;height:15.2pt;rotation:90;flip:x y;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" adj="660" strokecolor="#156082 [3204]" strokeweight=".5pt"/>
              </w:pict>
            </mc:Fallback>
          </mc:AlternateContent>
        </w:r>
        <w:r w:rsidR="00F31116">
          <w:rPr>
            <w:noProof/>
          </w:rPr>
          <mc:AlternateContent>
            <mc:Choice Requires="wps">
              <w:drawing>
                <wp:anchor distT="0" distB="0" distL="114300" distR="114300" simplePos="0" relativeHeight="251658278" behindDoc="0" locked="0" layoutInCell="1" allowOverlap="1" wp14:anchorId="243AD0DF" wp14:editId="16A86E68">
                  <wp:simplePos x="0" y="0"/>
                  <wp:positionH relativeFrom="column">
                    <wp:posOffset>2614295</wp:posOffset>
                  </wp:positionH>
                  <wp:positionV relativeFrom="paragraph">
                    <wp:posOffset>118110</wp:posOffset>
                  </wp:positionV>
                  <wp:extent cx="457186" cy="162290"/>
                  <wp:effectExtent l="0" t="24130" r="33655" b="14605"/>
                  <wp:wrapNone/>
                  <wp:docPr id="1037913899" name="מחבר ישר 45"/>
                  <wp:cNvGraphicFramePr/>
                  <a:graphic xmlns:a="http://schemas.openxmlformats.org/drawingml/2006/main">
                    <a:graphicData uri="http://schemas.microsoft.com/office/word/2010/wordprocessingShape">
                      <wps:wsp>
                        <wps:cNvCnPr/>
                        <wps:spPr>
                          <a:xfrm rot="5400000" flipH="1">
                            <a:off x="0" y="0"/>
                            <a:ext cx="457186" cy="162290"/>
                          </a:xfrm>
                          <a:prstGeom prst="bentConnector3">
                            <a:avLst>
                              <a:gd name="adj1" fmla="val 102627"/>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686A8E" id="מחבר ישר 45" o:spid="_x0000_s1026" type="#_x0000_t34" style="position:absolute;margin-left:205.85pt;margin-top:9.3pt;width:36pt;height:12.8pt;rotation:-90;flip:x;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" adj="22167" strokecolor="#156082 [3204]" strokeweight=".5pt"/>
              </w:pict>
            </mc:Fallback>
          </mc:AlternateContent>
        </w:r>
        <w:r w:rsidR="00DB425E">
          <w:rPr>
            <w:noProof/>
          </w:rPr>
          <mc:AlternateContent>
            <mc:Choice Requires="wps">
              <w:drawing>
                <wp:anchor distT="0" distB="0" distL="114300" distR="114300" simplePos="0" relativeHeight="251658251" behindDoc="0" locked="0" layoutInCell="1" allowOverlap="1" wp14:anchorId="49E98399" wp14:editId="24269697">
                  <wp:simplePos x="0" y="0"/>
                  <wp:positionH relativeFrom="column">
                    <wp:posOffset>4706620</wp:posOffset>
                  </wp:positionH>
                  <wp:positionV relativeFrom="paragraph">
                    <wp:posOffset>278765</wp:posOffset>
                  </wp:positionV>
                  <wp:extent cx="1125940" cy="477671"/>
                  <wp:effectExtent l="0" t="0" r="17145" b="17780"/>
                  <wp:wrapNone/>
                  <wp:docPr id="1672298517" name="מלבן 16"/>
                  <wp:cNvGraphicFramePr/>
                  <a:graphic xmlns:a="http://schemas.openxmlformats.org/drawingml/2006/main">
                    <a:graphicData uri="http://schemas.microsoft.com/office/word/2010/wordprocessingShape">
                      <wps:wsp>
                        <wps:cNvSpPr/>
                        <wps:spPr>
                          <a:xfrm>
                            <a:off x="0" y="0"/>
                            <a:ext cx="1125940" cy="477671"/>
                          </a:xfrm>
                          <a:prstGeom prst="rect">
                            <a:avLst/>
                          </a:prstGeom>
                        </wps:spPr>
                        <wps:style>
                          <a:lnRef idx="2">
                            <a:schemeClr val="dk1"/>
                          </a:lnRef>
                          <a:fillRef idx="1">
                            <a:schemeClr val="lt1"/>
                          </a:fillRef>
                          <a:effectRef idx="0">
                            <a:schemeClr val="dk1"/>
                          </a:effectRef>
                          <a:fontRef idx="minor">
                            <a:schemeClr val="dk1"/>
                          </a:fontRef>
                        </wps:style>
                        <wps:txbx>
                          <w:txbxContent>
                            <w:p w14:paraId="6AF544CF" w14:textId="77777777" w:rsidR="00DB425E" w:rsidRDefault="00E179B6" w:rsidP="00DB425E">
                              <w:pPr>
                                <w:jc w:val="center"/>
                              </w:pPr>
                              <w:proofErr w:type="spellStart"/>
                              <w:r>
                                <w:t>Db.ts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E98399" id="מלבן 16" o:spid="_x0000_s1031" style="position:absolute;left:0;text-align:left;margin-left:370.6pt;margin-top:21.95pt;width:88.65pt;height:37.6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" fillcolor="white [3201]" strokecolor="black [3200]" strokeweight="1pt">
                  <v:textbox>
                    <w:txbxContent>
                      <w:p w14:paraId="6AF544CF" w14:textId="77777777" w:rsidR="00DB425E" w:rsidRDefault="00E179B6" w:rsidP="00DB425E">
                        <w:pPr>
                          <w:jc w:val="center"/>
                        </w:pPr>
                        <w:proofErr w:type="spellStart"/>
                        <w:r>
                          <w:t>Db.ts</w:t>
                        </w:r>
                        <w:proofErr w:type="spellEnd"/>
                      </w:p>
                    </w:txbxContent>
                  </v:textbox>
                </v:rect>
              </w:pict>
            </mc:Fallback>
          </mc:AlternateContent>
        </w:r>
        <w:r w:rsidR="0005530A">
          <w:rPr>
            <w:noProof/>
          </w:rPr>
          <mc:AlternateContent>
            <mc:Choice Requires="wps">
              <w:drawing>
                <wp:anchor distT="0" distB="0" distL="114300" distR="114300" simplePos="0" relativeHeight="251658248" behindDoc="0" locked="0" layoutInCell="1" allowOverlap="1" wp14:anchorId="3588A1E5" wp14:editId="71A8CB38">
                  <wp:simplePos x="0" y="0"/>
                  <wp:positionH relativeFrom="column">
                    <wp:posOffset>956011</wp:posOffset>
                  </wp:positionH>
                  <wp:positionV relativeFrom="paragraph">
                    <wp:posOffset>157180</wp:posOffset>
                  </wp:positionV>
                  <wp:extent cx="583143" cy="113803"/>
                  <wp:effectExtent l="6032" t="0" r="13653" b="32702"/>
                  <wp:wrapNone/>
                  <wp:docPr id="442626425" name="מחבר ישר 12"/>
                  <wp:cNvGraphicFramePr/>
                  <a:graphic xmlns:a="http://schemas.openxmlformats.org/drawingml/2006/main">
                    <a:graphicData uri="http://schemas.microsoft.com/office/word/2010/wordprocessingShape">
                      <wps:wsp>
                        <wps:cNvCnPr/>
                        <wps:spPr>
                          <a:xfrm rot="16200000" flipV="1">
                            <a:off x="0" y="0"/>
                            <a:ext cx="583143" cy="113803"/>
                          </a:xfrm>
                          <a:prstGeom prst="bentConnector3">
                            <a:avLst>
                              <a:gd name="adj1" fmla="val 97449"/>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CB19D7" id="מחבר ישר 12" o:spid="_x0000_s1026" type="#_x0000_t34" style="position:absolute;margin-left:75.3pt;margin-top:12.4pt;width:45.9pt;height:8.95pt;rotation:90;flip:y;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" adj="21049" strokecolor="#156082 [3204]" strokeweight=".5pt"/>
              </w:pict>
            </mc:Fallback>
          </mc:AlternateContent>
        </w:r>
      </w:del>
    </w:p>
    <w:p w14:paraId="55331627" w14:textId="77777777" w:rsidR="006A0C6F" w:rsidRDefault="00642E39" w:rsidP="006A0C6F">
      <w:pPr>
        <w:bidi/>
        <w:rPr>
          <w:del w:id="10" w:author="Microsoft Word" w:date="2026-06-21T21:03:00Z" w16du:dateUtc="2026-06-21T18:03:00Z"/>
        </w:rPr>
      </w:pPr>
      <w:del w:id="11" w:author="Microsoft Word" w:date="2026-06-21T21:03:00Z" w16du:dateUtc="2026-06-21T18:03:00Z">
        <w:r>
          <w:rPr>
            <w:noProof/>
          </w:rPr>
          <mc:AlternateContent>
            <mc:Choice Requires="wps">
              <w:drawing>
                <wp:anchor distT="0" distB="0" distL="114300" distR="114300" simplePos="0" relativeHeight="251658272" behindDoc="0" locked="0" layoutInCell="1" allowOverlap="1" wp14:anchorId="7B574202" wp14:editId="10091D9A">
                  <wp:simplePos x="0" y="0"/>
                  <wp:positionH relativeFrom="column">
                    <wp:posOffset>3830955</wp:posOffset>
                  </wp:positionH>
                  <wp:positionV relativeFrom="paragraph">
                    <wp:posOffset>208915</wp:posOffset>
                  </wp:positionV>
                  <wp:extent cx="1148966" cy="120455"/>
                  <wp:effectExtent l="0" t="0" r="32385" b="13335"/>
                  <wp:wrapNone/>
                  <wp:docPr id="154949061" name="מחבר: מרפקי 39"/>
                  <wp:cNvGraphicFramePr/>
                  <a:graphic xmlns:a="http://schemas.openxmlformats.org/drawingml/2006/main">
                    <a:graphicData uri="http://schemas.microsoft.com/office/word/2010/wordprocessingShape">
                      <wps:wsp>
                        <wps:cNvCnPr/>
                        <wps:spPr>
                          <a:xfrm rot="5400000" flipH="1" flipV="1">
                            <a:off x="0" y="0"/>
                            <a:ext cx="1148966" cy="120455"/>
                          </a:xfrm>
                          <a:prstGeom prst="bentConnector3">
                            <a:avLst>
                              <a:gd name="adj1" fmla="val 305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4117A4" id="מחבר: מרפקי 39" o:spid="_x0000_s1026" type="#_x0000_t34" style="position:absolute;margin-left:301.65pt;margin-top:16.45pt;width:90.45pt;height:9.5pt;rotation:90;flip:x y;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" adj="660" strokecolor="#156082 [3204]" strokeweight=".5pt"/>
              </w:pict>
            </mc:Fallback>
          </mc:AlternateContent>
        </w:r>
        <w:r>
          <w:rPr>
            <w:noProof/>
          </w:rPr>
          <mc:AlternateContent>
            <mc:Choice Requires="wps">
              <w:drawing>
                <wp:anchor distT="0" distB="0" distL="114300" distR="114300" simplePos="0" relativeHeight="251658265" behindDoc="0" locked="0" layoutInCell="1" allowOverlap="1" wp14:anchorId="6A50255B" wp14:editId="2511EDC9">
                  <wp:simplePos x="0" y="0"/>
                  <wp:positionH relativeFrom="column">
                    <wp:posOffset>2223453</wp:posOffset>
                  </wp:positionH>
                  <wp:positionV relativeFrom="paragraph">
                    <wp:posOffset>199707</wp:posOffset>
                  </wp:positionV>
                  <wp:extent cx="1206817" cy="183634"/>
                  <wp:effectExtent l="0" t="2858" r="28893" b="9842"/>
                  <wp:wrapNone/>
                  <wp:docPr id="202419445" name="מחבר: מרפקי 31"/>
                  <wp:cNvGraphicFramePr/>
                  <a:graphic xmlns:a="http://schemas.openxmlformats.org/drawingml/2006/main">
                    <a:graphicData uri="http://schemas.microsoft.com/office/word/2010/wordprocessingShape">
                      <wps:wsp>
                        <wps:cNvCnPr/>
                        <wps:spPr>
                          <a:xfrm rot="5400000" flipH="1" flipV="1">
                            <a:off x="0" y="0"/>
                            <a:ext cx="1206817" cy="183634"/>
                          </a:xfrm>
                          <a:prstGeom prst="bentConnector3">
                            <a:avLst>
                              <a:gd name="adj1" fmla="val 305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0C6C4D" id="מחבר: מרפקי 31" o:spid="_x0000_s1026" type="#_x0000_t34" style="position:absolute;margin-left:175.1pt;margin-top:15.7pt;width:95pt;height:14.45pt;rotation:90;flip:x y;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" adj="660" strokecolor="#156082 [3204]" strokeweight=".5pt"/>
              </w:pict>
            </mc:Fallback>
          </mc:AlternateContent>
        </w:r>
        <w:r w:rsidR="006E6783">
          <w:rPr>
            <w:noProof/>
          </w:rPr>
          <mc:AlternateContent>
            <mc:Choice Requires="wps">
              <w:drawing>
                <wp:anchor distT="0" distB="0" distL="114300" distR="114300" simplePos="0" relativeHeight="251658258" behindDoc="0" locked="0" layoutInCell="1" allowOverlap="1" wp14:anchorId="5A3583F0" wp14:editId="6028BBCD">
                  <wp:simplePos x="0" y="0"/>
                  <wp:positionH relativeFrom="column">
                    <wp:posOffset>1615440</wp:posOffset>
                  </wp:positionH>
                  <wp:positionV relativeFrom="paragraph">
                    <wp:posOffset>9525</wp:posOffset>
                  </wp:positionV>
                  <wp:extent cx="1125940" cy="477671"/>
                  <wp:effectExtent l="0" t="0" r="17145" b="17780"/>
                  <wp:wrapNone/>
                  <wp:docPr id="280896098" name="מלבן 23"/>
                  <wp:cNvGraphicFramePr/>
                  <a:graphic xmlns:a="http://schemas.openxmlformats.org/drawingml/2006/main">
                    <a:graphicData uri="http://schemas.microsoft.com/office/word/2010/wordprocessingShape">
                      <wps:wsp>
                        <wps:cNvSpPr/>
                        <wps:spPr>
                          <a:xfrm>
                            <a:off x="0" y="0"/>
                            <a:ext cx="1125940" cy="477671"/>
                          </a:xfrm>
                          <a:prstGeom prst="rect">
                            <a:avLst/>
                          </a:prstGeom>
                        </wps:spPr>
                        <wps:style>
                          <a:lnRef idx="2">
                            <a:schemeClr val="dk1"/>
                          </a:lnRef>
                          <a:fillRef idx="1">
                            <a:schemeClr val="lt1"/>
                          </a:fillRef>
                          <a:effectRef idx="0">
                            <a:schemeClr val="dk1"/>
                          </a:effectRef>
                          <a:fontRef idx="minor">
                            <a:schemeClr val="dk1"/>
                          </a:fontRef>
                        </wps:style>
                        <wps:txbx>
                          <w:txbxContent>
                            <w:p w14:paraId="479C6FD8" w14:textId="77777777" w:rsidR="006E6783" w:rsidRDefault="00B63DD9" w:rsidP="006E6783">
                              <w:pPr>
                                <w:jc w:val="center"/>
                              </w:pPr>
                              <w:r>
                                <w:t>bot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3583F0" id="מלבן 23" o:spid="_x0000_s1032" style="position:absolute;left:0;text-align:left;margin-left:127.2pt;margin-top:.75pt;width:88.65pt;height:37.6pt;z-index:25165825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" fillcolor="white [3201]" strokecolor="black [3200]" strokeweight="1pt">
                  <v:textbox>
                    <w:txbxContent>
                      <w:p w14:paraId="479C6FD8" w14:textId="77777777" w:rsidR="006E6783" w:rsidRDefault="00B63DD9" w:rsidP="006E6783">
                        <w:pPr>
                          <w:jc w:val="center"/>
                        </w:pPr>
                        <w:r>
                          <w:t>bot</w:t>
                        </w:r>
                      </w:p>
                    </w:txbxContent>
                  </v:textbox>
                </v:rect>
              </w:pict>
            </mc:Fallback>
          </mc:AlternateContent>
        </w:r>
        <w:r w:rsidR="00CC6FEC">
          <w:rPr>
            <w:noProof/>
          </w:rPr>
          <mc:AlternateContent>
            <mc:Choice Requires="wps">
              <w:drawing>
                <wp:anchor distT="0" distB="0" distL="114300" distR="114300" simplePos="0" relativeHeight="251658252" behindDoc="0" locked="0" layoutInCell="1" allowOverlap="1" wp14:anchorId="381416B6" wp14:editId="39BD46EC">
                  <wp:simplePos x="0" y="0"/>
                  <wp:positionH relativeFrom="column">
                    <wp:posOffset>3219450</wp:posOffset>
                  </wp:positionH>
                  <wp:positionV relativeFrom="paragraph">
                    <wp:posOffset>17145</wp:posOffset>
                  </wp:positionV>
                  <wp:extent cx="1125940" cy="477671"/>
                  <wp:effectExtent l="0" t="0" r="17145" b="17780"/>
                  <wp:wrapNone/>
                  <wp:docPr id="367862264" name="מלבן 17"/>
                  <wp:cNvGraphicFramePr/>
                  <a:graphic xmlns:a="http://schemas.openxmlformats.org/drawingml/2006/main">
                    <a:graphicData uri="http://schemas.microsoft.com/office/word/2010/wordprocessingShape">
                      <wps:wsp>
                        <wps:cNvSpPr/>
                        <wps:spPr>
                          <a:xfrm>
                            <a:off x="0" y="0"/>
                            <a:ext cx="1125940" cy="477671"/>
                          </a:xfrm>
                          <a:prstGeom prst="rect">
                            <a:avLst/>
                          </a:prstGeom>
                        </wps:spPr>
                        <wps:style>
                          <a:lnRef idx="2">
                            <a:schemeClr val="dk1"/>
                          </a:lnRef>
                          <a:fillRef idx="1">
                            <a:schemeClr val="lt1"/>
                          </a:fillRef>
                          <a:effectRef idx="0">
                            <a:schemeClr val="dk1"/>
                          </a:effectRef>
                          <a:fontRef idx="minor">
                            <a:schemeClr val="dk1"/>
                          </a:fontRef>
                        </wps:style>
                        <wps:txbx>
                          <w:txbxContent>
                            <w:p w14:paraId="3A120212" w14:textId="77777777" w:rsidR="00CC6FEC" w:rsidRDefault="00073A64" w:rsidP="00CC6FEC">
                              <w:pPr>
                                <w:jc w:val="center"/>
                              </w:pPr>
                              <w:proofErr w:type="spellStart"/>
                              <w:r>
                                <w:t>Chat</w:t>
                              </w:r>
                              <w:r w:rsidR="00DA329C">
                                <w:t>History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1416B6" id="מלבן 17" o:spid="_x0000_s1033" style="position:absolute;left:0;text-align:left;margin-left:253.5pt;margin-top:1.35pt;width:88.65pt;height:37.6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" fillcolor="white [3201]" strokecolor="black [3200]" strokeweight="1pt">
                  <v:textbox>
                    <w:txbxContent>
                      <w:p w14:paraId="3A120212" w14:textId="77777777" w:rsidR="00CC6FEC" w:rsidRDefault="00073A64" w:rsidP="00CC6FEC">
                        <w:pPr>
                          <w:jc w:val="center"/>
                        </w:pPr>
                        <w:proofErr w:type="spellStart"/>
                        <w:r>
                          <w:t>Chat</w:t>
                        </w:r>
                        <w:r w:rsidR="00DA329C">
                          <w:t>History</w:t>
                        </w:r>
                        <w:proofErr w:type="spellEnd"/>
                      </w:p>
                    </w:txbxContent>
                  </v:textbox>
                </v:rect>
              </w:pict>
            </mc:Fallback>
          </mc:AlternateContent>
        </w:r>
        <w:r w:rsidR="004A6EF0">
          <w:rPr>
            <w:noProof/>
          </w:rPr>
          <mc:AlternateContent>
            <mc:Choice Requires="wps">
              <w:drawing>
                <wp:anchor distT="0" distB="0" distL="114300" distR="114300" simplePos="0" relativeHeight="251658247" behindDoc="0" locked="0" layoutInCell="1" allowOverlap="1" wp14:anchorId="46A4473E" wp14:editId="4EADA2BB">
                  <wp:simplePos x="0" y="0"/>
                  <wp:positionH relativeFrom="column">
                    <wp:posOffset>78475</wp:posOffset>
                  </wp:positionH>
                  <wp:positionV relativeFrom="paragraph">
                    <wp:posOffset>219795</wp:posOffset>
                  </wp:positionV>
                  <wp:extent cx="1412875" cy="477520"/>
                  <wp:effectExtent l="0" t="0" r="15875" b="17780"/>
                  <wp:wrapNone/>
                  <wp:docPr id="914076826" name="מלבן 10"/>
                  <wp:cNvGraphicFramePr/>
                  <a:graphic xmlns:a="http://schemas.openxmlformats.org/drawingml/2006/main">
                    <a:graphicData uri="http://schemas.microsoft.com/office/word/2010/wordprocessingShape">
                      <wps:wsp>
                        <wps:cNvSpPr/>
                        <wps:spPr>
                          <a:xfrm>
                            <a:off x="0" y="0"/>
                            <a:ext cx="1412875" cy="477520"/>
                          </a:xfrm>
                          <a:prstGeom prst="rect">
                            <a:avLst/>
                          </a:prstGeom>
                          <a:ln/>
                        </wps:spPr>
                        <wps:style>
                          <a:lnRef idx="2">
                            <a:schemeClr val="dk1"/>
                          </a:lnRef>
                          <a:fillRef idx="1">
                            <a:schemeClr val="lt1"/>
                          </a:fillRef>
                          <a:effectRef idx="0">
                            <a:scrgbClr r="0" g="0" b="0"/>
                          </a:effectRef>
                          <a:fontRef idx="minor">
                            <a:schemeClr val="dk1"/>
                          </a:fontRef>
                        </wps:style>
                        <wps:txbx>
                          <w:txbxContent>
                            <w:p w14:paraId="1DC28475" w14:textId="77777777" w:rsidR="00E0418C" w:rsidRDefault="00E0418C" w:rsidP="00E71AAD">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openAiService.ts</w:t>
                              </w:r>
                              <w:proofErr w:type="spellEnd"/>
                            </w:p>
                          </w:txbxContent>
                        </wps:txbx>
                        <wps:bodyPr spcFirstLastPara="0" wrap="square" lIns="91440" tIns="45720" rIns="91440" bIns="45720" anchor="ctr">
                          <a:noAutofit/>
                        </wps:bodyPr>
                      </wps:wsp>
                    </a:graphicData>
                  </a:graphic>
                  <wp14:sizeRelH relativeFrom="margin">
                    <wp14:pctWidth>0</wp14:pctWidth>
                  </wp14:sizeRelH>
                </wp:anchor>
              </w:drawing>
            </mc:Choice>
            <mc:Fallback>
              <w:pict>
                <v:rect w14:anchorId="46A4473E" id="מלבן 10" o:spid="_x0000_s1034" style="position:absolute;left:0;text-align:left;margin-left:6.2pt;margin-top:17.3pt;width:111.25pt;height:37.6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" fillcolor="white [3201]" strokecolor="black [3200]" strokeweight="1pt">
                  <v:textbox>
                    <w:txbxContent>
                      <w:p w14:paraId="1DC28475" w14:textId="77777777" w:rsidR="00E0418C" w:rsidRDefault="00E0418C" w:rsidP="00E71AAD">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openAiService.ts</w:t>
                        </w:r>
                        <w:proofErr w:type="spellEnd"/>
                      </w:p>
                    </w:txbxContent>
                  </v:textbox>
                </v:rect>
              </w:pict>
            </mc:Fallback>
          </mc:AlternateContent>
        </w:r>
      </w:del>
    </w:p>
    <w:p w14:paraId="23E5ADD6" w14:textId="77777777" w:rsidR="006A0C6F" w:rsidRDefault="00DA329C" w:rsidP="006A0C6F">
      <w:pPr>
        <w:bidi/>
        <w:rPr>
          <w:del w:id="12" w:author="Microsoft Word" w:date="2026-06-21T21:03:00Z" w16du:dateUtc="2026-06-21T18:03:00Z"/>
        </w:rPr>
      </w:pPr>
      <w:del w:id="13" w:author="Microsoft Word" w:date="2026-06-21T21:03:00Z" w16du:dateUtc="2026-06-21T18:03:00Z">
        <w:r>
          <w:rPr>
            <w:noProof/>
          </w:rPr>
          <mc:AlternateContent>
            <mc:Choice Requires="wps">
              <w:drawing>
                <wp:anchor distT="0" distB="0" distL="114300" distR="114300" simplePos="0" relativeHeight="251658253" behindDoc="0" locked="0" layoutInCell="1" allowOverlap="1" wp14:anchorId="00B39845" wp14:editId="4AF4F088">
                  <wp:simplePos x="0" y="0"/>
                  <wp:positionH relativeFrom="column">
                    <wp:posOffset>3232633</wp:posOffset>
                  </wp:positionH>
                  <wp:positionV relativeFrom="paragraph">
                    <wp:posOffset>299872</wp:posOffset>
                  </wp:positionV>
                  <wp:extent cx="1125855" cy="477520"/>
                  <wp:effectExtent l="0" t="0" r="17145" b="17780"/>
                  <wp:wrapNone/>
                  <wp:docPr id="168676065" name="מלבן 18"/>
                  <wp:cNvGraphicFramePr/>
                  <a:graphic xmlns:a="http://schemas.openxmlformats.org/drawingml/2006/main">
                    <a:graphicData uri="http://schemas.microsoft.com/office/word/2010/wordprocessingShape">
                      <wps:wsp>
                        <wps:cNvSpPr/>
                        <wps:spPr>
                          <a:xfrm>
                            <a:off x="0" y="0"/>
                            <a:ext cx="1125855" cy="477520"/>
                          </a:xfrm>
                          <a:prstGeom prst="rect">
                            <a:avLst/>
                          </a:prstGeom>
                          <a:ln/>
                        </wps:spPr>
                        <wps:style>
                          <a:lnRef idx="2">
                            <a:schemeClr val="dk1"/>
                          </a:lnRef>
                          <a:fillRef idx="1">
                            <a:schemeClr val="lt1"/>
                          </a:fillRef>
                          <a:effectRef idx="0">
                            <a:scrgbClr r="0" g="0" b="0"/>
                          </a:effectRef>
                          <a:fontRef idx="minor">
                            <a:schemeClr val="dk1"/>
                          </a:fontRef>
                        </wps:style>
                        <wps:txbx>
                          <w:txbxContent>
                            <w:p w14:paraId="6C1CA84E" w14:textId="77777777" w:rsidR="00E0418C" w:rsidRDefault="00E0418C" w:rsidP="004608B4">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Feedback.ts</w:t>
                              </w:r>
                              <w:proofErr w:type="spellEnd"/>
                            </w:p>
                          </w:txbxContent>
                        </wps:txbx>
                        <wps:bodyPr spcFirstLastPara="0" wrap="square" lIns="91440" tIns="45720" rIns="91440" bIns="45720" anchor="ctr">
                          <a:noAutofit/>
                        </wps:bodyPr>
                      </wps:wsp>
                    </a:graphicData>
                  </a:graphic>
                </wp:anchor>
              </w:drawing>
            </mc:Choice>
            <mc:Fallback>
              <w:pict>
                <v:rect w14:anchorId="00B39845" id="מלבן 18" o:spid="_x0000_s1035" style="position:absolute;left:0;text-align:left;margin-left:254.55pt;margin-top:23.6pt;width:88.65pt;height:37.6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" fillcolor="white [3201]" strokecolor="black [3200]" strokeweight="1pt">
                  <v:textbox>
                    <w:txbxContent>
                      <w:p w14:paraId="6C1CA84E" w14:textId="77777777" w:rsidR="00E0418C" w:rsidRDefault="00E0418C" w:rsidP="004608B4">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Feedback.ts</w:t>
                        </w:r>
                        <w:proofErr w:type="spellEnd"/>
                      </w:p>
                    </w:txbxContent>
                  </v:textbox>
                </v:rect>
              </w:pict>
            </mc:Fallback>
          </mc:AlternateContent>
        </w:r>
      </w:del>
    </w:p>
    <w:p w14:paraId="3D4AB226" w14:textId="77777777" w:rsidR="006A0C6F" w:rsidRDefault="00642E39" w:rsidP="006A0C6F">
      <w:pPr>
        <w:bidi/>
        <w:rPr>
          <w:del w:id="14" w:author="Microsoft Word" w:date="2026-06-21T21:03:00Z" w16du:dateUtc="2026-06-21T18:03:00Z"/>
        </w:rPr>
      </w:pPr>
      <w:del w:id="15" w:author="Microsoft Word" w:date="2026-06-21T21:03:00Z" w16du:dateUtc="2026-06-21T18:03:00Z">
        <w:r>
          <w:rPr>
            <w:noProof/>
          </w:rPr>
          <mc:AlternateContent>
            <mc:Choice Requires="wps">
              <w:drawing>
                <wp:anchor distT="0" distB="0" distL="114300" distR="114300" simplePos="0" relativeHeight="251658273" behindDoc="0" locked="0" layoutInCell="1" allowOverlap="1" wp14:anchorId="6BF4E5C4" wp14:editId="10DF1930">
                  <wp:simplePos x="0" y="0"/>
                  <wp:positionH relativeFrom="column">
                    <wp:posOffset>3843655</wp:posOffset>
                  </wp:positionH>
                  <wp:positionV relativeFrom="paragraph">
                    <wp:posOffset>178435</wp:posOffset>
                  </wp:positionV>
                  <wp:extent cx="1148966" cy="120455"/>
                  <wp:effectExtent l="0" t="0" r="32385" b="13335"/>
                  <wp:wrapNone/>
                  <wp:docPr id="714906274" name="מחבר: מרפקי 40"/>
                  <wp:cNvGraphicFramePr/>
                  <a:graphic xmlns:a="http://schemas.openxmlformats.org/drawingml/2006/main">
                    <a:graphicData uri="http://schemas.microsoft.com/office/word/2010/wordprocessingShape">
                      <wps:wsp>
                        <wps:cNvCnPr/>
                        <wps:spPr>
                          <a:xfrm rot="5400000" flipH="1" flipV="1">
                            <a:off x="0" y="0"/>
                            <a:ext cx="1148966" cy="120455"/>
                          </a:xfrm>
                          <a:prstGeom prst="bentConnector3">
                            <a:avLst>
                              <a:gd name="adj1" fmla="val 305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690167" id="מחבר: מרפקי 40" o:spid="_x0000_s1026" type="#_x0000_t34" style="position:absolute;margin-left:302.65pt;margin-top:14.05pt;width:90.45pt;height:9.5pt;rotation:90;flip:x y;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" adj="660" strokecolor="#156082 [3204]" strokeweight=".5pt"/>
              </w:pict>
            </mc:Fallback>
          </mc:AlternateContent>
        </w:r>
        <w:r>
          <w:rPr>
            <w:noProof/>
          </w:rPr>
          <mc:AlternateContent>
            <mc:Choice Requires="wps">
              <w:drawing>
                <wp:anchor distT="0" distB="0" distL="114300" distR="114300" simplePos="0" relativeHeight="251658266" behindDoc="0" locked="0" layoutInCell="1" allowOverlap="1" wp14:anchorId="7E849516" wp14:editId="2AD48130">
                  <wp:simplePos x="0" y="0"/>
                  <wp:positionH relativeFrom="column">
                    <wp:posOffset>2221548</wp:posOffset>
                  </wp:positionH>
                  <wp:positionV relativeFrom="paragraph">
                    <wp:posOffset>223837</wp:posOffset>
                  </wp:positionV>
                  <wp:extent cx="1206817" cy="183634"/>
                  <wp:effectExtent l="0" t="2858" r="28893" b="9842"/>
                  <wp:wrapNone/>
                  <wp:docPr id="80853773" name="מחבר: מרפקי 32"/>
                  <wp:cNvGraphicFramePr/>
                  <a:graphic xmlns:a="http://schemas.openxmlformats.org/drawingml/2006/main">
                    <a:graphicData uri="http://schemas.microsoft.com/office/word/2010/wordprocessingShape">
                      <wps:wsp>
                        <wps:cNvCnPr/>
                        <wps:spPr>
                          <a:xfrm rot="5400000" flipH="1" flipV="1">
                            <a:off x="0" y="0"/>
                            <a:ext cx="1206817" cy="183634"/>
                          </a:xfrm>
                          <a:prstGeom prst="bentConnector3">
                            <a:avLst>
                              <a:gd name="adj1" fmla="val 305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960500" id="מחבר: מרפקי 32" o:spid="_x0000_s1026" type="#_x0000_t34" style="position:absolute;margin-left:174.95pt;margin-top:17.6pt;width:95pt;height:14.45pt;rotation:90;flip:x y;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" adj="660" strokecolor="#156082 [3204]" strokeweight=".5pt"/>
              </w:pict>
            </mc:Fallback>
          </mc:AlternateContent>
        </w:r>
        <w:r w:rsidR="00B63DD9">
          <w:rPr>
            <w:noProof/>
          </w:rPr>
          <mc:AlternateContent>
            <mc:Choice Requires="wps">
              <w:drawing>
                <wp:anchor distT="0" distB="0" distL="114300" distR="114300" simplePos="0" relativeHeight="251658259" behindDoc="0" locked="0" layoutInCell="1" allowOverlap="1" wp14:anchorId="55120A13" wp14:editId="310D684D">
                  <wp:simplePos x="0" y="0"/>
                  <wp:positionH relativeFrom="column">
                    <wp:posOffset>1602105</wp:posOffset>
                  </wp:positionH>
                  <wp:positionV relativeFrom="paragraph">
                    <wp:posOffset>10160</wp:posOffset>
                  </wp:positionV>
                  <wp:extent cx="1125855" cy="477520"/>
                  <wp:effectExtent l="0" t="0" r="17145" b="17780"/>
                  <wp:wrapNone/>
                  <wp:docPr id="1904147264" name="מלבן 24"/>
                  <wp:cNvGraphicFramePr/>
                  <a:graphic xmlns:a="http://schemas.openxmlformats.org/drawingml/2006/main">
                    <a:graphicData uri="http://schemas.microsoft.com/office/word/2010/wordprocessingShape">
                      <wps:wsp>
                        <wps:cNvSpPr/>
                        <wps:spPr>
                          <a:xfrm>
                            <a:off x="0" y="0"/>
                            <a:ext cx="1125855" cy="477520"/>
                          </a:xfrm>
                          <a:prstGeom prst="rect">
                            <a:avLst/>
                          </a:prstGeom>
                          <a:ln/>
                        </wps:spPr>
                        <wps:style>
                          <a:lnRef idx="2">
                            <a:schemeClr val="dk1"/>
                          </a:lnRef>
                          <a:fillRef idx="1">
                            <a:schemeClr val="lt1"/>
                          </a:fillRef>
                          <a:effectRef idx="0">
                            <a:scrgbClr r="0" g="0" b="0"/>
                          </a:effectRef>
                          <a:fontRef idx="minor">
                            <a:schemeClr val="dk1"/>
                          </a:fontRef>
                        </wps:style>
                        <wps:txbx>
                          <w:txbxContent>
                            <w:p w14:paraId="7B12ADE1" w14:textId="77777777" w:rsidR="00E0418C" w:rsidRDefault="00E0418C" w:rsidP="00FF631F">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community.ts</w:t>
                              </w:r>
                              <w:proofErr w:type="spellEnd"/>
                            </w:p>
                          </w:txbxContent>
                        </wps:txbx>
                        <wps:bodyPr spcFirstLastPara="0" wrap="square" lIns="91440" tIns="45720" rIns="91440" bIns="45720" anchor="ctr">
                          <a:noAutofit/>
                        </wps:bodyPr>
                      </wps:wsp>
                    </a:graphicData>
                  </a:graphic>
                </wp:anchor>
              </w:drawing>
            </mc:Choice>
            <mc:Fallback>
              <w:pict>
                <v:rect w14:anchorId="55120A13" id="מלבן 24" o:spid="_x0000_s1036" style="position:absolute;left:0;text-align:left;margin-left:126.15pt;margin-top:.8pt;width:88.65pt;height:37.6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" fillcolor="white [3201]" strokecolor="black [3200]" strokeweight="1pt">
                  <v:textbox>
                    <w:txbxContent>
                      <w:p w14:paraId="7B12ADE1" w14:textId="77777777" w:rsidR="00E0418C" w:rsidRDefault="00E0418C" w:rsidP="00FF631F">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community.ts</w:t>
                        </w:r>
                        <w:proofErr w:type="spellEnd"/>
                      </w:p>
                    </w:txbxContent>
                  </v:textbox>
                </v:rect>
              </w:pict>
            </mc:Fallback>
          </mc:AlternateContent>
        </w:r>
      </w:del>
    </w:p>
    <w:p w14:paraId="75A1399D" w14:textId="77777777" w:rsidR="006A0C6F" w:rsidRDefault="00195804" w:rsidP="006A0C6F">
      <w:pPr>
        <w:bidi/>
        <w:rPr>
          <w:del w:id="16" w:author="Microsoft Word" w:date="2026-06-21T21:03:00Z" w16du:dateUtc="2026-06-21T18:03:00Z"/>
        </w:rPr>
      </w:pPr>
      <w:del w:id="17" w:author="Microsoft Word" w:date="2026-06-21T21:03:00Z" w16du:dateUtc="2026-06-21T18:03:00Z">
        <w:r>
          <w:rPr>
            <w:noProof/>
          </w:rPr>
          <mc:AlternateContent>
            <mc:Choice Requires="wps">
              <w:drawing>
                <wp:anchor distT="0" distB="0" distL="114300" distR="114300" simplePos="0" relativeHeight="251658254" behindDoc="0" locked="0" layoutInCell="1" allowOverlap="1" wp14:anchorId="52055070" wp14:editId="5F8C9C26">
                  <wp:simplePos x="0" y="0"/>
                  <wp:positionH relativeFrom="column">
                    <wp:posOffset>3232481</wp:posOffset>
                  </wp:positionH>
                  <wp:positionV relativeFrom="paragraph">
                    <wp:posOffset>260037</wp:posOffset>
                  </wp:positionV>
                  <wp:extent cx="1440180" cy="477520"/>
                  <wp:effectExtent l="0" t="0" r="26670" b="17780"/>
                  <wp:wrapNone/>
                  <wp:docPr id="1469546566" name="מלבן 19"/>
                  <wp:cNvGraphicFramePr/>
                  <a:graphic xmlns:a="http://schemas.openxmlformats.org/drawingml/2006/main">
                    <a:graphicData uri="http://schemas.microsoft.com/office/word/2010/wordprocessingShape">
                      <wps:wsp>
                        <wps:cNvSpPr/>
                        <wps:spPr>
                          <a:xfrm>
                            <a:off x="0" y="0"/>
                            <a:ext cx="1440180" cy="477520"/>
                          </a:xfrm>
                          <a:prstGeom prst="rect">
                            <a:avLst/>
                          </a:prstGeom>
                          <a:ln/>
                        </wps:spPr>
                        <wps:style>
                          <a:lnRef idx="2">
                            <a:schemeClr val="dk1"/>
                          </a:lnRef>
                          <a:fillRef idx="1">
                            <a:schemeClr val="lt1"/>
                          </a:fillRef>
                          <a:effectRef idx="0">
                            <a:scrgbClr r="0" g="0" b="0"/>
                          </a:effectRef>
                          <a:fontRef idx="minor">
                            <a:schemeClr val="dk1"/>
                          </a:fontRef>
                        </wps:style>
                        <wps:txbx>
                          <w:txbxContent>
                            <w:p w14:paraId="698DD5AC" w14:textId="77777777" w:rsidR="00E0418C" w:rsidRDefault="00E0418C" w:rsidP="00E3360F">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CommunityPost.ts</w:t>
                              </w:r>
                              <w:proofErr w:type="spellEnd"/>
                            </w:p>
                          </w:txbxContent>
                        </wps:txbx>
                        <wps:bodyPr spcFirstLastPara="0" wrap="square" lIns="91440" tIns="45720" rIns="91440" bIns="45720" anchor="ctr">
                          <a:noAutofit/>
                        </wps:bodyPr>
                      </wps:wsp>
                    </a:graphicData>
                  </a:graphic>
                </wp:anchor>
              </w:drawing>
            </mc:Choice>
            <mc:Fallback>
              <w:pict>
                <v:rect w14:anchorId="52055070" id="מלבן 19" o:spid="_x0000_s1037" style="position:absolute;left:0;text-align:left;margin-left:254.55pt;margin-top:20.5pt;width:113.4pt;height:37.6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" fillcolor="white [3201]" strokecolor="black [3200]" strokeweight="1pt">
                  <v:textbox>
                    <w:txbxContent>
                      <w:p w14:paraId="698DD5AC" w14:textId="77777777" w:rsidR="00E0418C" w:rsidRDefault="00E0418C" w:rsidP="00E3360F">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CommunityPost.ts</w:t>
                        </w:r>
                        <w:proofErr w:type="spellEnd"/>
                      </w:p>
                    </w:txbxContent>
                  </v:textbox>
                </v:rect>
              </w:pict>
            </mc:Fallback>
          </mc:AlternateContent>
        </w:r>
      </w:del>
    </w:p>
    <w:p w14:paraId="452C25C2" w14:textId="77777777" w:rsidR="006A0C6F" w:rsidRDefault="00642E39" w:rsidP="006A0C6F">
      <w:pPr>
        <w:bidi/>
        <w:rPr>
          <w:del w:id="18" w:author="Microsoft Word" w:date="2026-06-21T21:03:00Z" w16du:dateUtc="2026-06-21T18:03:00Z"/>
        </w:rPr>
      </w:pPr>
      <w:del w:id="19" w:author="Microsoft Word" w:date="2026-06-21T21:03:00Z" w16du:dateUtc="2026-06-21T18:03:00Z">
        <w:r>
          <w:rPr>
            <w:noProof/>
          </w:rPr>
          <mc:AlternateContent>
            <mc:Choice Requires="wps">
              <w:drawing>
                <wp:anchor distT="0" distB="0" distL="114300" distR="114300" simplePos="0" relativeHeight="251658274" behindDoc="0" locked="0" layoutInCell="1" allowOverlap="1" wp14:anchorId="085B91A4" wp14:editId="19A322D2">
                  <wp:simplePos x="0" y="0"/>
                  <wp:positionH relativeFrom="column">
                    <wp:posOffset>3851275</wp:posOffset>
                  </wp:positionH>
                  <wp:positionV relativeFrom="paragraph">
                    <wp:posOffset>205740</wp:posOffset>
                  </wp:positionV>
                  <wp:extent cx="1148966" cy="120455"/>
                  <wp:effectExtent l="0" t="0" r="32385" b="13335"/>
                  <wp:wrapNone/>
                  <wp:docPr id="1433896399" name="מחבר: מרפקי 41"/>
                  <wp:cNvGraphicFramePr/>
                  <a:graphic xmlns:a="http://schemas.openxmlformats.org/drawingml/2006/main">
                    <a:graphicData uri="http://schemas.microsoft.com/office/word/2010/wordprocessingShape">
                      <wps:wsp>
                        <wps:cNvCnPr/>
                        <wps:spPr>
                          <a:xfrm rot="5400000" flipH="1" flipV="1">
                            <a:off x="0" y="0"/>
                            <a:ext cx="1148966" cy="120455"/>
                          </a:xfrm>
                          <a:prstGeom prst="bentConnector3">
                            <a:avLst>
                              <a:gd name="adj1" fmla="val 305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2F52FF" id="מחבר: מרפקי 41" o:spid="_x0000_s1026" type="#_x0000_t34" style="position:absolute;margin-left:303.25pt;margin-top:16.2pt;width:90.45pt;height:9.5pt;rotation:90;flip:x y;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" adj="660" strokecolor="#156082 [3204]" strokeweight=".5pt"/>
              </w:pict>
            </mc:Fallback>
          </mc:AlternateContent>
        </w:r>
        <w:r>
          <w:rPr>
            <w:noProof/>
          </w:rPr>
          <mc:AlternateContent>
            <mc:Choice Requires="wps">
              <w:drawing>
                <wp:anchor distT="0" distB="0" distL="114300" distR="114300" simplePos="0" relativeHeight="251658267" behindDoc="0" locked="0" layoutInCell="1" allowOverlap="1" wp14:anchorId="68A54A89" wp14:editId="3AE1D3E6">
                  <wp:simplePos x="0" y="0"/>
                  <wp:positionH relativeFrom="column">
                    <wp:posOffset>2221548</wp:posOffset>
                  </wp:positionH>
                  <wp:positionV relativeFrom="paragraph">
                    <wp:posOffset>145097</wp:posOffset>
                  </wp:positionV>
                  <wp:extent cx="1206817" cy="183634"/>
                  <wp:effectExtent l="0" t="2858" r="28893" b="9842"/>
                  <wp:wrapNone/>
                  <wp:docPr id="600713268" name="מחבר: מרפקי 33"/>
                  <wp:cNvGraphicFramePr/>
                  <a:graphic xmlns:a="http://schemas.openxmlformats.org/drawingml/2006/main">
                    <a:graphicData uri="http://schemas.microsoft.com/office/word/2010/wordprocessingShape">
                      <wps:wsp>
                        <wps:cNvCnPr/>
                        <wps:spPr>
                          <a:xfrm rot="5400000" flipH="1" flipV="1">
                            <a:off x="0" y="0"/>
                            <a:ext cx="1206817" cy="183634"/>
                          </a:xfrm>
                          <a:prstGeom prst="bentConnector3">
                            <a:avLst>
                              <a:gd name="adj1" fmla="val 305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346152" id="מחבר: מרפקי 33" o:spid="_x0000_s1026" type="#_x0000_t34" style="position:absolute;margin-left:174.95pt;margin-top:11.4pt;width:95pt;height:14.45pt;rotation:90;flip:x y;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" adj="660" strokecolor="#156082 [3204]" strokeweight=".5pt"/>
              </w:pict>
            </mc:Fallback>
          </mc:AlternateContent>
        </w:r>
        <w:r w:rsidR="007D5664">
          <w:rPr>
            <w:noProof/>
          </w:rPr>
          <mc:AlternateContent>
            <mc:Choice Requires="wps">
              <w:drawing>
                <wp:anchor distT="0" distB="0" distL="114300" distR="114300" simplePos="0" relativeHeight="251658260" behindDoc="0" locked="0" layoutInCell="1" allowOverlap="1" wp14:anchorId="320A5151" wp14:editId="3E049AA9">
                  <wp:simplePos x="0" y="0"/>
                  <wp:positionH relativeFrom="column">
                    <wp:posOffset>1602105</wp:posOffset>
                  </wp:positionH>
                  <wp:positionV relativeFrom="paragraph">
                    <wp:posOffset>10160</wp:posOffset>
                  </wp:positionV>
                  <wp:extent cx="1125855" cy="477520"/>
                  <wp:effectExtent l="0" t="0" r="17145" b="17780"/>
                  <wp:wrapNone/>
                  <wp:docPr id="1244893396" name="מלבן 25"/>
                  <wp:cNvGraphicFramePr/>
                  <a:graphic xmlns:a="http://schemas.openxmlformats.org/drawingml/2006/main">
                    <a:graphicData uri="http://schemas.microsoft.com/office/word/2010/wordprocessingShape">
                      <wps:wsp>
                        <wps:cNvSpPr/>
                        <wps:spPr>
                          <a:xfrm>
                            <a:off x="0" y="0"/>
                            <a:ext cx="1125855" cy="477520"/>
                          </a:xfrm>
                          <a:prstGeom prst="rect">
                            <a:avLst/>
                          </a:prstGeom>
                          <a:ln/>
                        </wps:spPr>
                        <wps:style>
                          <a:lnRef idx="2">
                            <a:schemeClr val="dk1"/>
                          </a:lnRef>
                          <a:fillRef idx="1">
                            <a:schemeClr val="lt1"/>
                          </a:fillRef>
                          <a:effectRef idx="0">
                            <a:scrgbClr r="0" g="0" b="0"/>
                          </a:effectRef>
                          <a:fontRef idx="minor">
                            <a:schemeClr val="dk1"/>
                          </a:fontRef>
                        </wps:style>
                        <wps:txbx>
                          <w:txbxContent>
                            <w:p w14:paraId="3730AB4C" w14:textId="77777777" w:rsidR="00E0418C" w:rsidRDefault="00E0418C" w:rsidP="003D4D56">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library.ts</w:t>
                              </w:r>
                              <w:proofErr w:type="spellEnd"/>
                            </w:p>
                          </w:txbxContent>
                        </wps:txbx>
                        <wps:bodyPr spcFirstLastPara="0" wrap="square" lIns="91440" tIns="45720" rIns="91440" bIns="45720" anchor="ctr">
                          <a:noAutofit/>
                        </wps:bodyPr>
                      </wps:wsp>
                    </a:graphicData>
                  </a:graphic>
                </wp:anchor>
              </w:drawing>
            </mc:Choice>
            <mc:Fallback>
              <w:pict>
                <v:rect w14:anchorId="320A5151" id="מלבן 25" o:spid="_x0000_s1038" style="position:absolute;left:0;text-align:left;margin-left:126.15pt;margin-top:.8pt;width:88.65pt;height:37.6pt;z-index:2516582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" fillcolor="white [3201]" strokecolor="black [3200]" strokeweight="1pt">
                  <v:textbox>
                    <w:txbxContent>
                      <w:p w14:paraId="3730AB4C" w14:textId="77777777" w:rsidR="00E0418C" w:rsidRDefault="00E0418C" w:rsidP="003D4D56">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library.ts</w:t>
                        </w:r>
                        <w:proofErr w:type="spellEnd"/>
                      </w:p>
                    </w:txbxContent>
                  </v:textbox>
                </v:rect>
              </w:pict>
            </mc:Fallback>
          </mc:AlternateContent>
        </w:r>
      </w:del>
    </w:p>
    <w:p w14:paraId="49B168B4" w14:textId="77777777" w:rsidR="006A0C6F" w:rsidRDefault="003C5CDD" w:rsidP="006A0C6F">
      <w:pPr>
        <w:bidi/>
        <w:rPr>
          <w:del w:id="20" w:author="Microsoft Word" w:date="2026-06-21T21:03:00Z" w16du:dateUtc="2026-06-21T18:03:00Z"/>
        </w:rPr>
      </w:pPr>
      <w:del w:id="21" w:author="Microsoft Word" w:date="2026-06-21T21:03:00Z" w16du:dateUtc="2026-06-21T18:03:00Z">
        <w:r>
          <w:rPr>
            <w:noProof/>
          </w:rPr>
          <mc:AlternateContent>
            <mc:Choice Requires="wps">
              <w:drawing>
                <wp:anchor distT="0" distB="0" distL="114300" distR="114300" simplePos="0" relativeHeight="251658255" behindDoc="0" locked="0" layoutInCell="1" allowOverlap="1" wp14:anchorId="50EDBB60" wp14:editId="264F898E">
                  <wp:simplePos x="0" y="0"/>
                  <wp:positionH relativeFrom="column">
                    <wp:posOffset>3239476</wp:posOffset>
                  </wp:positionH>
                  <wp:positionV relativeFrom="paragraph">
                    <wp:posOffset>252588</wp:posOffset>
                  </wp:positionV>
                  <wp:extent cx="1125855" cy="477520"/>
                  <wp:effectExtent l="0" t="0" r="17145" b="17780"/>
                  <wp:wrapNone/>
                  <wp:docPr id="339792832" name="מלבן 20"/>
                  <wp:cNvGraphicFramePr/>
                  <a:graphic xmlns:a="http://schemas.openxmlformats.org/drawingml/2006/main">
                    <a:graphicData uri="http://schemas.microsoft.com/office/word/2010/wordprocessingShape">
                      <wps:wsp>
                        <wps:cNvSpPr/>
                        <wps:spPr>
                          <a:xfrm>
                            <a:off x="0" y="0"/>
                            <a:ext cx="1125855" cy="477520"/>
                          </a:xfrm>
                          <a:prstGeom prst="rect">
                            <a:avLst/>
                          </a:prstGeom>
                          <a:ln/>
                        </wps:spPr>
                        <wps:style>
                          <a:lnRef idx="2">
                            <a:schemeClr val="dk1"/>
                          </a:lnRef>
                          <a:fillRef idx="1">
                            <a:schemeClr val="lt1"/>
                          </a:fillRef>
                          <a:effectRef idx="0">
                            <a:scrgbClr r="0" g="0" b="0"/>
                          </a:effectRef>
                          <a:fontRef idx="minor">
                            <a:schemeClr val="dk1"/>
                          </a:fontRef>
                        </wps:style>
                        <wps:txbx>
                          <w:txbxContent>
                            <w:p w14:paraId="6319744D" w14:textId="77777777" w:rsidR="00E0418C" w:rsidRDefault="00E0418C" w:rsidP="006449E1">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project.ts</w:t>
                              </w:r>
                              <w:proofErr w:type="spellEnd"/>
                            </w:p>
                          </w:txbxContent>
                        </wps:txbx>
                        <wps:bodyPr spcFirstLastPara="0" wrap="square" lIns="91440" tIns="45720" rIns="91440" bIns="45720" anchor="ctr">
                          <a:noAutofit/>
                        </wps:bodyPr>
                      </wps:wsp>
                    </a:graphicData>
                  </a:graphic>
                </wp:anchor>
              </w:drawing>
            </mc:Choice>
            <mc:Fallback>
              <w:pict>
                <v:rect w14:anchorId="50EDBB60" id="מלבן 20" o:spid="_x0000_s1039" style="position:absolute;left:0;text-align:left;margin-left:255.1pt;margin-top:19.9pt;width:88.65pt;height:37.6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" fillcolor="white [3201]" strokecolor="black [3200]" strokeweight="1pt">
                  <v:textbox>
                    <w:txbxContent>
                      <w:p w14:paraId="6319744D" w14:textId="77777777" w:rsidR="00E0418C" w:rsidRDefault="00E0418C" w:rsidP="006449E1">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project.ts</w:t>
                        </w:r>
                        <w:proofErr w:type="spellEnd"/>
                      </w:p>
                    </w:txbxContent>
                  </v:textbox>
                </v:rect>
              </w:pict>
            </mc:Fallback>
          </mc:AlternateContent>
        </w:r>
      </w:del>
    </w:p>
    <w:p w14:paraId="360AAA71" w14:textId="77777777" w:rsidR="006A0C6F" w:rsidRDefault="00642E39" w:rsidP="006A0C6F">
      <w:pPr>
        <w:bidi/>
        <w:rPr>
          <w:del w:id="22" w:author="Microsoft Word" w:date="2026-06-21T21:03:00Z" w16du:dateUtc="2026-06-21T18:03:00Z"/>
        </w:rPr>
      </w:pPr>
      <w:del w:id="23" w:author="Microsoft Word" w:date="2026-06-21T21:03:00Z" w16du:dateUtc="2026-06-21T18:03:00Z">
        <w:r>
          <w:rPr>
            <w:noProof/>
          </w:rPr>
          <mc:AlternateContent>
            <mc:Choice Requires="wps">
              <w:drawing>
                <wp:anchor distT="0" distB="0" distL="114300" distR="114300" simplePos="0" relativeHeight="251658275" behindDoc="0" locked="0" layoutInCell="1" allowOverlap="1" wp14:anchorId="3FFA2A26" wp14:editId="0499BF7F">
                  <wp:simplePos x="0" y="0"/>
                  <wp:positionH relativeFrom="column">
                    <wp:posOffset>3872281</wp:posOffset>
                  </wp:positionH>
                  <wp:positionV relativeFrom="paragraph">
                    <wp:posOffset>165216</wp:posOffset>
                  </wp:positionV>
                  <wp:extent cx="1148966" cy="120455"/>
                  <wp:effectExtent l="0" t="0" r="32385" b="13335"/>
                  <wp:wrapNone/>
                  <wp:docPr id="952830558" name="מחבר: מרפקי 42"/>
                  <wp:cNvGraphicFramePr/>
                  <a:graphic xmlns:a="http://schemas.openxmlformats.org/drawingml/2006/main">
                    <a:graphicData uri="http://schemas.microsoft.com/office/word/2010/wordprocessingShape">
                      <wps:wsp>
                        <wps:cNvCnPr/>
                        <wps:spPr>
                          <a:xfrm rot="5400000" flipH="1" flipV="1">
                            <a:off x="0" y="0"/>
                            <a:ext cx="1148966" cy="120455"/>
                          </a:xfrm>
                          <a:prstGeom prst="bentConnector3">
                            <a:avLst>
                              <a:gd name="adj1" fmla="val 305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D7FFE" id="מחבר: מרפקי 42" o:spid="_x0000_s1026" type="#_x0000_t34" style="position:absolute;margin-left:304.9pt;margin-top:13pt;width:90.45pt;height:9.5pt;rotation:90;flip:x y;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" adj="660" strokecolor="#156082 [3204]" strokeweight=".5pt"/>
              </w:pict>
            </mc:Fallback>
          </mc:AlternateContent>
        </w:r>
        <w:r>
          <w:rPr>
            <w:noProof/>
          </w:rPr>
          <mc:AlternateContent>
            <mc:Choice Requires="wps">
              <w:drawing>
                <wp:anchor distT="0" distB="0" distL="114300" distR="114300" simplePos="0" relativeHeight="251658268" behindDoc="0" locked="0" layoutInCell="1" allowOverlap="1" wp14:anchorId="6163FF24" wp14:editId="21ADA13D">
                  <wp:simplePos x="0" y="0"/>
                  <wp:positionH relativeFrom="column">
                    <wp:posOffset>2221548</wp:posOffset>
                  </wp:positionH>
                  <wp:positionV relativeFrom="paragraph">
                    <wp:posOffset>125412</wp:posOffset>
                  </wp:positionV>
                  <wp:extent cx="1206817" cy="183634"/>
                  <wp:effectExtent l="0" t="2858" r="28893" b="9842"/>
                  <wp:wrapNone/>
                  <wp:docPr id="1116789583" name="מחבר: מרפקי 34"/>
                  <wp:cNvGraphicFramePr/>
                  <a:graphic xmlns:a="http://schemas.openxmlformats.org/drawingml/2006/main">
                    <a:graphicData uri="http://schemas.microsoft.com/office/word/2010/wordprocessingShape">
                      <wps:wsp>
                        <wps:cNvCnPr/>
                        <wps:spPr>
                          <a:xfrm rot="5400000" flipH="1" flipV="1">
                            <a:off x="0" y="0"/>
                            <a:ext cx="1206817" cy="183634"/>
                          </a:xfrm>
                          <a:prstGeom prst="bentConnector3">
                            <a:avLst>
                              <a:gd name="adj1" fmla="val 305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7EF169" id="מחבר: מרפקי 34" o:spid="_x0000_s1026" type="#_x0000_t34" style="position:absolute;margin-left:174.95pt;margin-top:9.85pt;width:95pt;height:14.45pt;rotation:90;flip:x y;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" adj="660" strokecolor="#156082 [3204]" strokeweight=".5pt"/>
              </w:pict>
            </mc:Fallback>
          </mc:AlternateContent>
        </w:r>
        <w:r w:rsidR="009407AD">
          <w:rPr>
            <w:noProof/>
          </w:rPr>
          <mc:AlternateContent>
            <mc:Choice Requires="wps">
              <w:drawing>
                <wp:anchor distT="0" distB="0" distL="114300" distR="114300" simplePos="0" relativeHeight="251658261" behindDoc="0" locked="0" layoutInCell="1" allowOverlap="1" wp14:anchorId="41D6FF00" wp14:editId="5248DDDB">
                  <wp:simplePos x="0" y="0"/>
                  <wp:positionH relativeFrom="column">
                    <wp:posOffset>1595120</wp:posOffset>
                  </wp:positionH>
                  <wp:positionV relativeFrom="paragraph">
                    <wp:posOffset>10795</wp:posOffset>
                  </wp:positionV>
                  <wp:extent cx="1125855" cy="477520"/>
                  <wp:effectExtent l="0" t="0" r="17145" b="17780"/>
                  <wp:wrapNone/>
                  <wp:docPr id="530741478" name="מלבן 26"/>
                  <wp:cNvGraphicFramePr/>
                  <a:graphic xmlns:a="http://schemas.openxmlformats.org/drawingml/2006/main">
                    <a:graphicData uri="http://schemas.microsoft.com/office/word/2010/wordprocessingShape">
                      <wps:wsp>
                        <wps:cNvSpPr/>
                        <wps:spPr>
                          <a:xfrm>
                            <a:off x="0" y="0"/>
                            <a:ext cx="1125855" cy="477520"/>
                          </a:xfrm>
                          <a:prstGeom prst="rect">
                            <a:avLst/>
                          </a:prstGeom>
                          <a:ln/>
                        </wps:spPr>
                        <wps:style>
                          <a:lnRef idx="2">
                            <a:schemeClr val="dk1"/>
                          </a:lnRef>
                          <a:fillRef idx="1">
                            <a:schemeClr val="lt1"/>
                          </a:fillRef>
                          <a:effectRef idx="0">
                            <a:scrgbClr r="0" g="0" b="0"/>
                          </a:effectRef>
                          <a:fontRef idx="minor">
                            <a:schemeClr val="dk1"/>
                          </a:fontRef>
                        </wps:style>
                        <wps:txbx>
                          <w:txbxContent>
                            <w:p w14:paraId="3A95E2FD" w14:textId="77777777" w:rsidR="00E0418C" w:rsidRDefault="00E0418C" w:rsidP="00814CE1">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mentor.ts</w:t>
                              </w:r>
                              <w:proofErr w:type="spellEnd"/>
                            </w:p>
                          </w:txbxContent>
                        </wps:txbx>
                        <wps:bodyPr spcFirstLastPara="0" wrap="square" lIns="91440" tIns="45720" rIns="91440" bIns="45720" anchor="ctr">
                          <a:noAutofit/>
                        </wps:bodyPr>
                      </wps:wsp>
                    </a:graphicData>
                  </a:graphic>
                </wp:anchor>
              </w:drawing>
            </mc:Choice>
            <mc:Fallback>
              <w:pict>
                <v:rect w14:anchorId="41D6FF00" id="מלבן 26" o:spid="_x0000_s1040" style="position:absolute;left:0;text-align:left;margin-left:125.6pt;margin-top:.85pt;width:88.65pt;height:37.6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" fillcolor="white [3201]" strokecolor="black [3200]" strokeweight="1pt">
                  <v:textbox>
                    <w:txbxContent>
                      <w:p w14:paraId="3A95E2FD" w14:textId="77777777" w:rsidR="00E0418C" w:rsidRDefault="00E0418C" w:rsidP="00814CE1">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mentor.ts</w:t>
                        </w:r>
                        <w:proofErr w:type="spellEnd"/>
                      </w:p>
                    </w:txbxContent>
                  </v:textbox>
                </v:rect>
              </w:pict>
            </mc:Fallback>
          </mc:AlternateContent>
        </w:r>
      </w:del>
    </w:p>
    <w:p w14:paraId="52397DDA" w14:textId="77777777" w:rsidR="006A0C6F" w:rsidRDefault="006E6783" w:rsidP="006A0C6F">
      <w:pPr>
        <w:bidi/>
        <w:rPr>
          <w:del w:id="24" w:author="Microsoft Word" w:date="2026-06-21T21:03:00Z" w16du:dateUtc="2026-06-21T18:03:00Z"/>
        </w:rPr>
      </w:pPr>
      <w:del w:id="25" w:author="Microsoft Word" w:date="2026-06-21T21:03:00Z" w16du:dateUtc="2026-06-21T18:03:00Z">
        <w:r>
          <w:rPr>
            <w:noProof/>
          </w:rPr>
          <mc:AlternateContent>
            <mc:Choice Requires="wps">
              <w:drawing>
                <wp:anchor distT="0" distB="0" distL="114300" distR="114300" simplePos="0" relativeHeight="251658256" behindDoc="0" locked="0" layoutInCell="1" allowOverlap="1" wp14:anchorId="6915631A" wp14:editId="19E3EC0C">
                  <wp:simplePos x="0" y="0"/>
                  <wp:positionH relativeFrom="column">
                    <wp:posOffset>3260090</wp:posOffset>
                  </wp:positionH>
                  <wp:positionV relativeFrom="paragraph">
                    <wp:posOffset>219075</wp:posOffset>
                  </wp:positionV>
                  <wp:extent cx="1125855" cy="477520"/>
                  <wp:effectExtent l="0" t="0" r="17145" b="17780"/>
                  <wp:wrapNone/>
                  <wp:docPr id="673969482" name="מלבן 21"/>
                  <wp:cNvGraphicFramePr/>
                  <a:graphic xmlns:a="http://schemas.openxmlformats.org/drawingml/2006/main">
                    <a:graphicData uri="http://schemas.microsoft.com/office/word/2010/wordprocessingShape">
                      <wps:wsp>
                        <wps:cNvSpPr/>
                        <wps:spPr>
                          <a:xfrm>
                            <a:off x="0" y="0"/>
                            <a:ext cx="1125855" cy="477520"/>
                          </a:xfrm>
                          <a:prstGeom prst="rect">
                            <a:avLst/>
                          </a:prstGeom>
                          <a:ln/>
                        </wps:spPr>
                        <wps:style>
                          <a:lnRef idx="2">
                            <a:schemeClr val="dk1"/>
                          </a:lnRef>
                          <a:fillRef idx="1">
                            <a:schemeClr val="lt1"/>
                          </a:fillRef>
                          <a:effectRef idx="0">
                            <a:scrgbClr r="0" g="0" b="0"/>
                          </a:effectRef>
                          <a:fontRef idx="minor">
                            <a:schemeClr val="dk1"/>
                          </a:fontRef>
                        </wps:style>
                        <wps:txbx>
                          <w:txbxContent>
                            <w:p w14:paraId="4B5F9D0F" w14:textId="77777777" w:rsidR="00E0418C" w:rsidRDefault="00E0418C" w:rsidP="001A5839">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task.ts</w:t>
                              </w:r>
                              <w:proofErr w:type="spellEnd"/>
                            </w:p>
                          </w:txbxContent>
                        </wps:txbx>
                        <wps:bodyPr spcFirstLastPara="0" wrap="square" lIns="91440" tIns="45720" rIns="91440" bIns="45720" anchor="ctr">
                          <a:noAutofit/>
                        </wps:bodyPr>
                      </wps:wsp>
                    </a:graphicData>
                  </a:graphic>
                </wp:anchor>
              </w:drawing>
            </mc:Choice>
            <mc:Fallback>
              <w:pict>
                <v:rect w14:anchorId="6915631A" id="מלבן 21" o:spid="_x0000_s1041" style="position:absolute;left:0;text-align:left;margin-left:256.7pt;margin-top:17.25pt;width:88.65pt;height:37.6pt;z-index:25165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" fillcolor="white [3201]" strokecolor="black [3200]" strokeweight="1pt">
                  <v:textbox>
                    <w:txbxContent>
                      <w:p w14:paraId="4B5F9D0F" w14:textId="77777777" w:rsidR="00E0418C" w:rsidRDefault="00E0418C" w:rsidP="001A5839">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task.ts</w:t>
                        </w:r>
                        <w:proofErr w:type="spellEnd"/>
                      </w:p>
                    </w:txbxContent>
                  </v:textbox>
                </v:rect>
              </w:pict>
            </mc:Fallback>
          </mc:AlternateContent>
        </w:r>
      </w:del>
    </w:p>
    <w:p w14:paraId="029DF502" w14:textId="77777777" w:rsidR="006A0C6F" w:rsidRDefault="00642E39" w:rsidP="006A0C6F">
      <w:pPr>
        <w:bidi/>
        <w:rPr>
          <w:del w:id="26" w:author="Microsoft Word" w:date="2026-06-21T21:03:00Z" w16du:dateUtc="2026-06-21T18:03:00Z"/>
        </w:rPr>
      </w:pPr>
      <w:del w:id="27" w:author="Microsoft Word" w:date="2026-06-21T21:03:00Z" w16du:dateUtc="2026-06-21T18:03:00Z">
        <w:r>
          <w:rPr>
            <w:noProof/>
          </w:rPr>
          <mc:AlternateContent>
            <mc:Choice Requires="wps">
              <w:drawing>
                <wp:anchor distT="0" distB="0" distL="114300" distR="114300" simplePos="0" relativeHeight="251671040" behindDoc="0" locked="0" layoutInCell="1" allowOverlap="1" wp14:anchorId="57233042" wp14:editId="7CD97191">
                  <wp:simplePos x="0" y="0"/>
                  <wp:positionH relativeFrom="column">
                    <wp:posOffset>3872585</wp:posOffset>
                  </wp:positionH>
                  <wp:positionV relativeFrom="paragraph">
                    <wp:posOffset>173355</wp:posOffset>
                  </wp:positionV>
                  <wp:extent cx="1148966" cy="120455"/>
                  <wp:effectExtent l="0" t="0" r="32385" b="13335"/>
                  <wp:wrapNone/>
                  <wp:docPr id="1636942241" name="מחבר: מרפקי 43"/>
                  <wp:cNvGraphicFramePr/>
                  <a:graphic xmlns:a="http://schemas.openxmlformats.org/drawingml/2006/main">
                    <a:graphicData uri="http://schemas.microsoft.com/office/word/2010/wordprocessingShape">
                      <wps:wsp>
                        <wps:cNvCnPr/>
                        <wps:spPr>
                          <a:xfrm rot="5400000" flipH="1" flipV="1">
                            <a:off x="0" y="0"/>
                            <a:ext cx="1148966" cy="120455"/>
                          </a:xfrm>
                          <a:prstGeom prst="bentConnector3">
                            <a:avLst>
                              <a:gd name="adj1" fmla="val 305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D868C6" id="מחבר: מרפקי 43" o:spid="_x0000_s1026" type="#_x0000_t34" style="position:absolute;margin-left:304.95pt;margin-top:13.65pt;width:90.45pt;height:9.5pt;rotation:90;flip:x 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" adj="660" strokecolor="#156082 [3204]" strokeweight=".5pt"/>
              </w:pict>
            </mc:Fallback>
          </mc:AlternateContent>
        </w:r>
        <w:r>
          <w:rPr>
            <w:noProof/>
          </w:rPr>
          <mc:AlternateContent>
            <mc:Choice Requires="wps">
              <w:drawing>
                <wp:anchor distT="0" distB="0" distL="114300" distR="114300" simplePos="0" relativeHeight="251649536" behindDoc="0" locked="0" layoutInCell="1" allowOverlap="1" wp14:anchorId="7CC2F75D" wp14:editId="2252388B">
                  <wp:simplePos x="0" y="0"/>
                  <wp:positionH relativeFrom="column">
                    <wp:posOffset>2198154</wp:posOffset>
                  </wp:positionH>
                  <wp:positionV relativeFrom="paragraph">
                    <wp:posOffset>119006</wp:posOffset>
                  </wp:positionV>
                  <wp:extent cx="1237676" cy="209165"/>
                  <wp:effectExtent l="0" t="0" r="19685" b="19685"/>
                  <wp:wrapNone/>
                  <wp:docPr id="1289108171" name="מחבר: מרפקי 35"/>
                  <wp:cNvGraphicFramePr/>
                  <a:graphic xmlns:a="http://schemas.openxmlformats.org/drawingml/2006/main">
                    <a:graphicData uri="http://schemas.microsoft.com/office/word/2010/wordprocessingShape">
                      <wps:wsp>
                        <wps:cNvCnPr/>
                        <wps:spPr>
                          <a:xfrm rot="5400000" flipH="1" flipV="1">
                            <a:off x="0" y="0"/>
                            <a:ext cx="1237676" cy="209165"/>
                          </a:xfrm>
                          <a:prstGeom prst="bentConnector3">
                            <a:avLst>
                              <a:gd name="adj1" fmla="val 305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8322C0" id="מחבר: מרפקי 35" o:spid="_x0000_s1026" type="#_x0000_t34" style="position:absolute;margin-left:173.1pt;margin-top:9.35pt;width:97.45pt;height:16.45pt;rotation:90;flip:x 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" adj="660" strokecolor="#156082 [3204]" strokeweight=".5pt"/>
              </w:pict>
            </mc:Fallback>
          </mc:AlternateContent>
        </w:r>
        <w:r w:rsidR="000B3E16">
          <w:rPr>
            <w:noProof/>
          </w:rPr>
          <mc:AlternateContent>
            <mc:Choice Requires="wps">
              <w:drawing>
                <wp:anchor distT="0" distB="0" distL="114300" distR="114300" simplePos="0" relativeHeight="251627008" behindDoc="0" locked="0" layoutInCell="1" allowOverlap="1" wp14:anchorId="4C4FFD75" wp14:editId="3D2E391F">
                  <wp:simplePos x="0" y="0"/>
                  <wp:positionH relativeFrom="column">
                    <wp:posOffset>1609090</wp:posOffset>
                  </wp:positionH>
                  <wp:positionV relativeFrom="paragraph">
                    <wp:posOffset>11430</wp:posOffset>
                  </wp:positionV>
                  <wp:extent cx="1125855" cy="477520"/>
                  <wp:effectExtent l="0" t="0" r="17145" b="17780"/>
                  <wp:wrapNone/>
                  <wp:docPr id="1595047863" name="מלבן 27"/>
                  <wp:cNvGraphicFramePr/>
                  <a:graphic xmlns:a="http://schemas.openxmlformats.org/drawingml/2006/main">
                    <a:graphicData uri="http://schemas.microsoft.com/office/word/2010/wordprocessingShape">
                      <wps:wsp>
                        <wps:cNvSpPr/>
                        <wps:spPr>
                          <a:xfrm>
                            <a:off x="0" y="0"/>
                            <a:ext cx="1125855" cy="477520"/>
                          </a:xfrm>
                          <a:prstGeom prst="rect">
                            <a:avLst/>
                          </a:prstGeom>
                          <a:ln/>
                        </wps:spPr>
                        <wps:style>
                          <a:lnRef idx="2">
                            <a:schemeClr val="dk1"/>
                          </a:lnRef>
                          <a:fillRef idx="1">
                            <a:schemeClr val="lt1"/>
                          </a:fillRef>
                          <a:effectRef idx="0">
                            <a:scrgbClr r="0" g="0" b="0"/>
                          </a:effectRef>
                          <a:fontRef idx="minor">
                            <a:schemeClr val="dk1"/>
                          </a:fontRef>
                        </wps:style>
                        <wps:txbx>
                          <w:txbxContent>
                            <w:p w14:paraId="1664B5A0" w14:textId="77777777" w:rsidR="00E0418C" w:rsidRDefault="00E0418C" w:rsidP="00F86BAD">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project.ts</w:t>
                              </w:r>
                              <w:proofErr w:type="spellEnd"/>
                            </w:p>
                          </w:txbxContent>
                        </wps:txbx>
                        <wps:bodyPr spcFirstLastPara="0" wrap="square" lIns="91440" tIns="45720" rIns="91440" bIns="45720" anchor="ctr">
                          <a:noAutofit/>
                        </wps:bodyPr>
                      </wps:wsp>
                    </a:graphicData>
                  </a:graphic>
                </wp:anchor>
              </w:drawing>
            </mc:Choice>
            <mc:Fallback>
              <w:pict>
                <v:rect w14:anchorId="4C4FFD75" id="מלבן 27" o:spid="_x0000_s1042" style="position:absolute;left:0;text-align:left;margin-left:126.7pt;margin-top:.9pt;width:88.65pt;height:37.6pt;z-index:251627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" fillcolor="white [3201]" strokecolor="black [3200]" strokeweight="1pt">
                  <v:textbox>
                    <w:txbxContent>
                      <w:p w14:paraId="1664B5A0" w14:textId="77777777" w:rsidR="00E0418C" w:rsidRDefault="00E0418C" w:rsidP="00F86BAD">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project.ts</w:t>
                        </w:r>
                        <w:proofErr w:type="spellEnd"/>
                      </w:p>
                    </w:txbxContent>
                  </v:textbox>
                </v:rect>
              </w:pict>
            </mc:Fallback>
          </mc:AlternateContent>
        </w:r>
      </w:del>
    </w:p>
    <w:p w14:paraId="00CCF4EB" w14:textId="69064632" w:rsidR="006A0C6F" w:rsidRDefault="006E6783" w:rsidP="006A0C6F">
      <w:pPr>
        <w:bidi/>
        <w:rPr>
          <w:del w:id="28" w:author="Microsoft Word" w:date="2026-06-21T21:03:00Z" w16du:dateUtc="2026-06-21T18:03:00Z"/>
        </w:rPr>
      </w:pPr>
      <w:del w:id="29" w:author="Microsoft Word" w:date="2026-06-21T21:03:00Z" w16du:dateUtc="2026-06-21T18:03:00Z">
        <w:r>
          <w:rPr>
            <w:noProof/>
          </w:rPr>
          <mc:AlternateContent>
            <mc:Choice Requires="wps">
              <w:drawing>
                <wp:anchor distT="0" distB="0" distL="114300" distR="114300" simplePos="0" relativeHeight="251614720" behindDoc="0" locked="0" layoutInCell="1" allowOverlap="1" wp14:anchorId="31BC6F1F" wp14:editId="0A0F817E">
                  <wp:simplePos x="0" y="0"/>
                  <wp:positionH relativeFrom="column">
                    <wp:posOffset>3280410</wp:posOffset>
                  </wp:positionH>
                  <wp:positionV relativeFrom="paragraph">
                    <wp:posOffset>185420</wp:posOffset>
                  </wp:positionV>
                  <wp:extent cx="1125855" cy="477520"/>
                  <wp:effectExtent l="0" t="0" r="17145" b="17780"/>
                  <wp:wrapNone/>
                  <wp:docPr id="2054779782" name="מלבן 22"/>
                  <wp:cNvGraphicFramePr/>
                  <a:graphic xmlns:a="http://schemas.openxmlformats.org/drawingml/2006/main">
                    <a:graphicData uri="http://schemas.microsoft.com/office/word/2010/wordprocessingShape">
                      <wps:wsp>
                        <wps:cNvSpPr/>
                        <wps:spPr>
                          <a:xfrm>
                            <a:off x="0" y="0"/>
                            <a:ext cx="1125855" cy="477520"/>
                          </a:xfrm>
                          <a:prstGeom prst="rect">
                            <a:avLst/>
                          </a:prstGeom>
                          <a:ln/>
                        </wps:spPr>
                        <wps:style>
                          <a:lnRef idx="2">
                            <a:schemeClr val="dk1"/>
                          </a:lnRef>
                          <a:fillRef idx="1">
                            <a:schemeClr val="lt1"/>
                          </a:fillRef>
                          <a:effectRef idx="0">
                            <a:scrgbClr r="0" g="0" b="0"/>
                          </a:effectRef>
                          <a:fontRef idx="minor">
                            <a:schemeClr val="dk1"/>
                          </a:fontRef>
                        </wps:style>
                        <wps:txbx>
                          <w:txbxContent>
                            <w:p w14:paraId="64420B52" w14:textId="77777777" w:rsidR="00E0418C" w:rsidRDefault="00E0418C" w:rsidP="00410FCD">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user.ts</w:t>
                              </w:r>
                              <w:proofErr w:type="spellEnd"/>
                            </w:p>
                          </w:txbxContent>
                        </wps:txbx>
                        <wps:bodyPr spcFirstLastPara="0" wrap="square" lIns="91440" tIns="45720" rIns="91440" bIns="45720" anchor="ctr">
                          <a:noAutofit/>
                        </wps:bodyPr>
                      </wps:wsp>
                    </a:graphicData>
                  </a:graphic>
                </wp:anchor>
              </w:drawing>
            </mc:Choice>
            <mc:Fallback>
              <w:pict>
                <v:rect w14:anchorId="31BC6F1F" id="מלבן 22" o:spid="_x0000_s1043" style="position:absolute;left:0;text-align:left;margin-left:258.3pt;margin-top:14.6pt;width:88.65pt;height:37.6pt;z-index:251614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" fillcolor="white [3201]" strokecolor="black [3200]" strokeweight="1pt">
                  <v:textbox>
                    <w:txbxContent>
                      <w:p w14:paraId="64420B52" w14:textId="77777777" w:rsidR="00E0418C" w:rsidRDefault="00E0418C" w:rsidP="00410FCD">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user.ts</w:t>
                        </w:r>
                        <w:proofErr w:type="spellEnd"/>
                      </w:p>
                    </w:txbxContent>
                  </v:textbox>
                </v:rect>
              </w:pict>
            </mc:Fallback>
          </mc:AlternateContent>
        </w:r>
      </w:del>
    </w:p>
    <w:p w14:paraId="51DC8EC6" w14:textId="15B7E248" w:rsidR="006A0C6F" w:rsidRDefault="002859EB" w:rsidP="006A0C6F">
      <w:pPr>
        <w:bidi/>
        <w:rPr>
          <w:del w:id="30" w:author="Microsoft Word" w:date="2026-06-21T21:03:00Z" w16du:dateUtc="2026-06-21T18:03:00Z"/>
        </w:rPr>
      </w:pPr>
      <w:del w:id="31" w:author="Microsoft Word" w:date="2026-06-21T21:03:00Z" w16du:dateUtc="2026-06-21T18:03:00Z">
        <w:r>
          <w:rPr>
            <w:noProof/>
          </w:rPr>
          <mc:AlternateContent>
            <mc:Choice Requires="wps">
              <w:drawing>
                <wp:anchor distT="0" distB="0" distL="114300" distR="114300" simplePos="0" relativeHeight="251737600" behindDoc="0" locked="0" layoutInCell="1" allowOverlap="1" wp14:anchorId="0E0644B3" wp14:editId="2DACE0AF">
                  <wp:simplePos x="0" y="0"/>
                  <wp:positionH relativeFrom="column">
                    <wp:posOffset>3870604</wp:posOffset>
                  </wp:positionH>
                  <wp:positionV relativeFrom="paragraph">
                    <wp:posOffset>204724</wp:posOffset>
                  </wp:positionV>
                  <wp:extent cx="1148966" cy="120455"/>
                  <wp:effectExtent l="0" t="0" r="32385" b="13335"/>
                  <wp:wrapNone/>
                  <wp:docPr id="1457229192" name="מחבר: מרפקי 43"/>
                  <wp:cNvGraphicFramePr/>
                  <a:graphic xmlns:a="http://schemas.openxmlformats.org/drawingml/2006/main">
                    <a:graphicData uri="http://schemas.microsoft.com/office/word/2010/wordprocessingShape">
                      <wps:wsp>
                        <wps:cNvCnPr/>
                        <wps:spPr>
                          <a:xfrm rot="5400000" flipH="1" flipV="1">
                            <a:off x="0" y="0"/>
                            <a:ext cx="1148966" cy="120455"/>
                          </a:xfrm>
                          <a:prstGeom prst="bentConnector3">
                            <a:avLst>
                              <a:gd name="adj1" fmla="val 305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BF9EA9" id="מחבר: מרפקי 43" o:spid="_x0000_s1026" type="#_x0000_t34" style="position:absolute;margin-left:304.75pt;margin-top:16.1pt;width:90.45pt;height:9.5pt;rotation:90;flip:x y;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" adj="660" strokecolor="#156082 [3204]" strokeweight=".5pt"/>
              </w:pict>
            </mc:Fallback>
          </mc:AlternateContent>
        </w:r>
        <w:r w:rsidR="00642E39">
          <w:rPr>
            <w:noProof/>
          </w:rPr>
          <mc:AlternateContent>
            <mc:Choice Requires="wps">
              <w:drawing>
                <wp:anchor distT="0" distB="0" distL="114300" distR="114300" simplePos="0" relativeHeight="251655680" behindDoc="0" locked="0" layoutInCell="1" allowOverlap="1" wp14:anchorId="46609D86" wp14:editId="5D637D3E">
                  <wp:simplePos x="0" y="0"/>
                  <wp:positionH relativeFrom="column">
                    <wp:posOffset>2228533</wp:posOffset>
                  </wp:positionH>
                  <wp:positionV relativeFrom="paragraph">
                    <wp:posOffset>112712</wp:posOffset>
                  </wp:positionV>
                  <wp:extent cx="1206817" cy="183634"/>
                  <wp:effectExtent l="0" t="2858" r="28893" b="9842"/>
                  <wp:wrapNone/>
                  <wp:docPr id="1901037740" name="מחבר: מרפקי 36"/>
                  <wp:cNvGraphicFramePr/>
                  <a:graphic xmlns:a="http://schemas.openxmlformats.org/drawingml/2006/main">
                    <a:graphicData uri="http://schemas.microsoft.com/office/word/2010/wordprocessingShape">
                      <wps:wsp>
                        <wps:cNvCnPr/>
                        <wps:spPr>
                          <a:xfrm rot="5400000" flipH="1" flipV="1">
                            <a:off x="0" y="0"/>
                            <a:ext cx="1206817" cy="183634"/>
                          </a:xfrm>
                          <a:prstGeom prst="bentConnector3">
                            <a:avLst>
                              <a:gd name="adj1" fmla="val 305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A4EEE8" id="מחבר: מרפקי 36" o:spid="_x0000_s1026" type="#_x0000_t34" style="position:absolute;margin-left:175.5pt;margin-top:8.85pt;width:95pt;height:14.45pt;rotation:90;flip:x 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" adj="660" strokecolor="#156082 [3204]" strokeweight=".5pt"/>
              </w:pict>
            </mc:Fallback>
          </mc:AlternateContent>
        </w:r>
        <w:r w:rsidR="000B3E16">
          <w:rPr>
            <w:noProof/>
          </w:rPr>
          <mc:AlternateContent>
            <mc:Choice Requires="wps">
              <w:drawing>
                <wp:anchor distT="0" distB="0" distL="114300" distR="114300" simplePos="0" relativeHeight="251632128" behindDoc="0" locked="0" layoutInCell="1" allowOverlap="1" wp14:anchorId="09712483" wp14:editId="1D04F565">
                  <wp:simplePos x="0" y="0"/>
                  <wp:positionH relativeFrom="column">
                    <wp:posOffset>1588135</wp:posOffset>
                  </wp:positionH>
                  <wp:positionV relativeFrom="paragraph">
                    <wp:posOffset>11430</wp:posOffset>
                  </wp:positionV>
                  <wp:extent cx="1125940" cy="477671"/>
                  <wp:effectExtent l="0" t="0" r="17145" b="17780"/>
                  <wp:wrapNone/>
                  <wp:docPr id="594179713" name="מלבן 28"/>
                  <wp:cNvGraphicFramePr/>
                  <a:graphic xmlns:a="http://schemas.openxmlformats.org/drawingml/2006/main">
                    <a:graphicData uri="http://schemas.microsoft.com/office/word/2010/wordprocessingShape">
                      <wps:wsp>
                        <wps:cNvSpPr/>
                        <wps:spPr>
                          <a:xfrm>
                            <a:off x="0" y="0"/>
                            <a:ext cx="1125940" cy="477671"/>
                          </a:xfrm>
                          <a:prstGeom prst="rect">
                            <a:avLst/>
                          </a:prstGeom>
                        </wps:spPr>
                        <wps:style>
                          <a:lnRef idx="2">
                            <a:schemeClr val="dk1"/>
                          </a:lnRef>
                          <a:fillRef idx="1">
                            <a:schemeClr val="lt1"/>
                          </a:fillRef>
                          <a:effectRef idx="0">
                            <a:schemeClr val="dk1"/>
                          </a:effectRef>
                          <a:fontRef idx="minor">
                            <a:schemeClr val="dk1"/>
                          </a:fontRef>
                        </wps:style>
                        <wps:txbx>
                          <w:txbxContent>
                            <w:p w14:paraId="600D2E28" w14:textId="77777777" w:rsidR="000B3E16" w:rsidRDefault="00C17776" w:rsidP="000B3E16">
                              <w:pPr>
                                <w:jc w:val="center"/>
                              </w:pPr>
                              <w:r>
                                <w:t>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712483" id="מלבן 28" o:spid="_x0000_s1044" style="position:absolute;left:0;text-align:left;margin-left:125.05pt;margin-top:.9pt;width:88.65pt;height:37.6pt;z-index:25163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" fillcolor="white [3201]" strokecolor="black [3200]" strokeweight="1pt">
                  <v:textbox>
                    <w:txbxContent>
                      <w:p w14:paraId="600D2E28" w14:textId="77777777" w:rsidR="000B3E16" w:rsidRDefault="00C17776" w:rsidP="000B3E16">
                        <w:pPr>
                          <w:jc w:val="center"/>
                        </w:pPr>
                        <w:r>
                          <w:t>tasks</w:t>
                        </w:r>
                      </w:p>
                    </w:txbxContent>
                  </v:textbox>
                </v:rect>
              </w:pict>
            </mc:Fallback>
          </mc:AlternateContent>
        </w:r>
      </w:del>
    </w:p>
    <w:p w14:paraId="155E23A2" w14:textId="30BFC94D" w:rsidR="006A0C6F" w:rsidRDefault="00DA455C" w:rsidP="006A0C6F">
      <w:pPr>
        <w:bidi/>
        <w:rPr>
          <w:del w:id="32" w:author="Microsoft Word" w:date="2026-06-21T21:03:00Z" w16du:dateUtc="2026-06-21T18:03:00Z"/>
        </w:rPr>
      </w:pPr>
      <w:del w:id="33" w:author="Microsoft Word" w:date="2026-06-21T21:03:00Z" w16du:dateUtc="2026-06-21T18:03:00Z">
        <w:r>
          <w:rPr>
            <w:noProof/>
          </w:rPr>
          <mc:AlternateContent>
            <mc:Choice Requires="wps">
              <w:drawing>
                <wp:anchor distT="0" distB="0" distL="114300" distR="114300" simplePos="0" relativeHeight="251728384" behindDoc="0" locked="0" layoutInCell="1" allowOverlap="1" wp14:anchorId="5C574A27" wp14:editId="0FF8290A">
                  <wp:simplePos x="0" y="0"/>
                  <wp:positionH relativeFrom="column">
                    <wp:posOffset>3281096</wp:posOffset>
                  </wp:positionH>
                  <wp:positionV relativeFrom="paragraph">
                    <wp:posOffset>206299</wp:posOffset>
                  </wp:positionV>
                  <wp:extent cx="1125855" cy="477520"/>
                  <wp:effectExtent l="0" t="0" r="17145" b="17780"/>
                  <wp:wrapNone/>
                  <wp:docPr id="442215201" name="מלבן 22"/>
                  <wp:cNvGraphicFramePr/>
                  <a:graphic xmlns:a="http://schemas.openxmlformats.org/drawingml/2006/main">
                    <a:graphicData uri="http://schemas.microsoft.com/office/word/2010/wordprocessingShape">
                      <wps:wsp>
                        <wps:cNvSpPr/>
                        <wps:spPr>
                          <a:xfrm>
                            <a:off x="0" y="0"/>
                            <a:ext cx="1125855" cy="477520"/>
                          </a:xfrm>
                          <a:prstGeom prst="rect">
                            <a:avLst/>
                          </a:prstGeom>
                          <a:ln/>
                        </wps:spPr>
                        <wps:style>
                          <a:lnRef idx="2">
                            <a:schemeClr val="dk1"/>
                          </a:lnRef>
                          <a:fillRef idx="1">
                            <a:schemeClr val="lt1"/>
                          </a:fillRef>
                          <a:effectRef idx="0">
                            <a:scrgbClr r="0" g="0" b="0"/>
                          </a:effectRef>
                          <a:fontRef idx="minor">
                            <a:schemeClr val="dk1"/>
                          </a:fontRef>
                        </wps:style>
                        <wps:txbx>
                          <w:txbxContent>
                            <w:p w14:paraId="74FF1FFC" w14:textId="25255A79" w:rsidR="00DA455C" w:rsidRDefault="004C3853" w:rsidP="00DA455C">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MqttConfig</w:t>
                              </w:r>
                              <w:r w:rsidR="00DA455C">
                                <w:rPr>
                                  <w:rFonts w:eastAsia="Aptos" w:hAnsi="Aptos" w:cs="Aptos"/>
                                  <w:color w:val="000000" w:themeColor="dark1"/>
                                </w:rPr>
                                <w:t>.ts</w:t>
                              </w:r>
                              <w:proofErr w:type="spellEnd"/>
                            </w:p>
                          </w:txbxContent>
                        </wps:txbx>
                        <wps:bodyPr spcFirstLastPara="0" wrap="square" lIns="91440" tIns="45720" rIns="91440" bIns="45720" anchor="ctr">
                          <a:noAutofit/>
                        </wps:bodyPr>
                      </wps:wsp>
                    </a:graphicData>
                  </a:graphic>
                </wp:anchor>
              </w:drawing>
            </mc:Choice>
            <mc:Fallback>
              <w:pict>
                <v:rect w14:anchorId="5C574A27" id="_x0000_s1045" style="position:absolute;left:0;text-align:left;margin-left:258.35pt;margin-top:16.25pt;width:88.65pt;height:37.6pt;z-index:251728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" fillcolor="white [3201]" strokecolor="black [3200]" strokeweight="1pt">
                  <v:textbox>
                    <w:txbxContent>
                      <w:p w14:paraId="74FF1FFC" w14:textId="25255A79" w:rsidR="00DA455C" w:rsidRDefault="004C3853" w:rsidP="00DA455C">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MqttConfig</w:t>
                        </w:r>
                        <w:r w:rsidR="00DA455C">
                          <w:rPr>
                            <w:rFonts w:eastAsia="Aptos" w:hAnsi="Aptos" w:cs="Aptos"/>
                            <w:color w:val="000000" w:themeColor="dark1"/>
                          </w:rPr>
                          <w:t>.ts</w:t>
                        </w:r>
                        <w:proofErr w:type="spellEnd"/>
                      </w:p>
                    </w:txbxContent>
                  </v:textbox>
                </v:rect>
              </w:pict>
            </mc:Fallback>
          </mc:AlternateContent>
        </w:r>
        <w:r w:rsidR="00C17776">
          <w:rPr>
            <w:noProof/>
          </w:rPr>
          <mc:AlternateContent>
            <mc:Choice Requires="wps">
              <w:drawing>
                <wp:anchor distT="0" distB="0" distL="114300" distR="114300" simplePos="0" relativeHeight="251635200" behindDoc="0" locked="0" layoutInCell="1" allowOverlap="1" wp14:anchorId="6D44C95F" wp14:editId="1CC873CF">
                  <wp:simplePos x="0" y="0"/>
                  <wp:positionH relativeFrom="column">
                    <wp:posOffset>1615194</wp:posOffset>
                  </wp:positionH>
                  <wp:positionV relativeFrom="paragraph">
                    <wp:posOffset>288944</wp:posOffset>
                  </wp:positionV>
                  <wp:extent cx="1125855" cy="477520"/>
                  <wp:effectExtent l="0" t="0" r="17145" b="17780"/>
                  <wp:wrapNone/>
                  <wp:docPr id="839087152" name="מלבן 29"/>
                  <wp:cNvGraphicFramePr/>
                  <a:graphic xmlns:a="http://schemas.openxmlformats.org/drawingml/2006/main">
                    <a:graphicData uri="http://schemas.microsoft.com/office/word/2010/wordprocessingShape">
                      <wps:wsp>
                        <wps:cNvSpPr/>
                        <wps:spPr>
                          <a:xfrm>
                            <a:off x="0" y="0"/>
                            <a:ext cx="1125855" cy="477520"/>
                          </a:xfrm>
                          <a:prstGeom prst="rect">
                            <a:avLst/>
                          </a:prstGeom>
                          <a:ln/>
                        </wps:spPr>
                        <wps:style>
                          <a:lnRef idx="2">
                            <a:schemeClr val="dk1"/>
                          </a:lnRef>
                          <a:fillRef idx="1">
                            <a:schemeClr val="lt1"/>
                          </a:fillRef>
                          <a:effectRef idx="0">
                            <a:scrgbClr r="0" g="0" b="0"/>
                          </a:effectRef>
                          <a:fontRef idx="minor">
                            <a:schemeClr val="dk1"/>
                          </a:fontRef>
                        </wps:style>
                        <wps:txbx>
                          <w:txbxContent>
                            <w:p w14:paraId="34B45FCA" w14:textId="77777777" w:rsidR="00E0418C" w:rsidRDefault="00E0418C" w:rsidP="00662F00">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users.ts</w:t>
                              </w:r>
                              <w:proofErr w:type="spellEnd"/>
                            </w:p>
                          </w:txbxContent>
                        </wps:txbx>
                        <wps:bodyPr spcFirstLastPara="0" wrap="square" lIns="91440" tIns="45720" rIns="91440" bIns="45720" anchor="ctr">
                          <a:noAutofit/>
                        </wps:bodyPr>
                      </wps:wsp>
                    </a:graphicData>
                  </a:graphic>
                </wp:anchor>
              </w:drawing>
            </mc:Choice>
            <mc:Fallback>
              <w:pict>
                <v:rect w14:anchorId="6D44C95F" id="מלבן 29" o:spid="_x0000_s1046" style="position:absolute;left:0;text-align:left;margin-left:127.2pt;margin-top:22.75pt;width:88.65pt;height:37.6pt;z-index:25163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" fillcolor="white [3201]" strokecolor="black [3200]" strokeweight="1pt">
                  <v:textbox>
                    <w:txbxContent>
                      <w:p w14:paraId="34B45FCA" w14:textId="77777777" w:rsidR="00E0418C" w:rsidRDefault="00E0418C" w:rsidP="00662F00">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users.ts</w:t>
                        </w:r>
                        <w:proofErr w:type="spellEnd"/>
                      </w:p>
                    </w:txbxContent>
                  </v:textbox>
                </v:rect>
              </w:pict>
            </mc:Fallback>
          </mc:AlternateContent>
        </w:r>
      </w:del>
    </w:p>
    <w:p w14:paraId="5789BF30" w14:textId="33B12437" w:rsidR="006A0C6F" w:rsidRDefault="002859EB" w:rsidP="006A0C6F">
      <w:pPr>
        <w:bidi/>
        <w:rPr>
          <w:del w:id="34" w:author="Microsoft Word" w:date="2026-06-21T21:03:00Z" w16du:dateUtc="2026-06-21T18:03:00Z"/>
        </w:rPr>
      </w:pPr>
      <w:del w:id="35" w:author="Microsoft Word" w:date="2026-06-21T21:03:00Z" w16du:dateUtc="2026-06-21T18:03:00Z">
        <w:r>
          <w:rPr>
            <w:noProof/>
          </w:rPr>
          <mc:AlternateContent>
            <mc:Choice Requires="wps">
              <w:drawing>
                <wp:anchor distT="0" distB="0" distL="114300" distR="114300" simplePos="0" relativeHeight="251735552" behindDoc="0" locked="0" layoutInCell="1" allowOverlap="1" wp14:anchorId="4C0E8D2C" wp14:editId="202CA41C">
                  <wp:simplePos x="0" y="0"/>
                  <wp:positionH relativeFrom="column">
                    <wp:posOffset>2234821</wp:posOffset>
                  </wp:positionH>
                  <wp:positionV relativeFrom="paragraph">
                    <wp:posOffset>208013</wp:posOffset>
                  </wp:positionV>
                  <wp:extent cx="1206817" cy="183634"/>
                  <wp:effectExtent l="0" t="2858" r="28893" b="9842"/>
                  <wp:wrapNone/>
                  <wp:docPr id="211570006" name="מחבר: מרפקי 36"/>
                  <wp:cNvGraphicFramePr/>
                  <a:graphic xmlns:a="http://schemas.openxmlformats.org/drawingml/2006/main">
                    <a:graphicData uri="http://schemas.microsoft.com/office/word/2010/wordprocessingShape">
                      <wps:wsp>
                        <wps:cNvCnPr/>
                        <wps:spPr>
                          <a:xfrm rot="5400000" flipH="1" flipV="1">
                            <a:off x="0" y="0"/>
                            <a:ext cx="1206817" cy="183634"/>
                          </a:xfrm>
                          <a:prstGeom prst="bentConnector3">
                            <a:avLst>
                              <a:gd name="adj1" fmla="val 3055"/>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742CC4" id="מחבר: מרפקי 36" o:spid="_x0000_s1026" type="#_x0000_t34" style="position:absolute;margin-left:175.95pt;margin-top:16.4pt;width:95pt;height:14.45pt;rotation:90;flip:x y;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" adj="660" strokecolor="#156082 [3204]" strokeweight=".5pt"/>
              </w:pict>
            </mc:Fallback>
          </mc:AlternateContent>
        </w:r>
      </w:del>
    </w:p>
    <w:p w14:paraId="5A787D43" w14:textId="6395A22A" w:rsidR="006A0C6F" w:rsidRPr="002D4442" w:rsidRDefault="006A0C6F" w:rsidP="661058B3">
      <w:pPr>
        <w:bidi/>
        <w:rPr>
          <w:del w:id="36" w:author="Microsoft Word" w:date="2026-06-21T21:03:00Z" w16du:dateUtc="2026-06-21T18:03:00Z"/>
        </w:rPr>
      </w:pPr>
    </w:p>
    <w:p w14:paraId="679E5C36" w14:textId="78674E14" w:rsidR="006A0C6F" w:rsidRPr="002D4442" w:rsidRDefault="00C96A44" w:rsidP="00344BB8">
      <w:pPr>
        <w:bidi/>
        <w:rPr>
          <w:ins w:id="37" w:author="Microsoft Word" w:date="2026-06-21T21:03:00Z" w16du:dateUtc="2026-06-21T18:03:00Z"/>
          <w:rtl/>
        </w:rPr>
      </w:pPr>
      <w:del w:id="38" w:author="Microsoft Word" w:date="2026-06-21T21:03:00Z" w16du:dateUtc="2026-06-21T18:03:00Z">
        <w:r>
          <w:rPr>
            <w:noProof/>
          </w:rPr>
          <mc:AlternateContent>
            <mc:Choice Requires="wps">
              <w:drawing>
                <wp:anchor distT="0" distB="0" distL="114300" distR="114300" simplePos="0" relativeHeight="251733504" behindDoc="0" locked="0" layoutInCell="1" allowOverlap="1" wp14:anchorId="33D662D0" wp14:editId="441BD7CF">
                  <wp:simplePos x="0" y="0"/>
                  <wp:positionH relativeFrom="column">
                    <wp:posOffset>1591285</wp:posOffset>
                  </wp:positionH>
                  <wp:positionV relativeFrom="paragraph">
                    <wp:posOffset>8662</wp:posOffset>
                  </wp:positionV>
                  <wp:extent cx="1125855" cy="477520"/>
                  <wp:effectExtent l="0" t="0" r="17145" b="17780"/>
                  <wp:wrapNone/>
                  <wp:docPr id="157941385" name="מלבן 22"/>
                  <wp:cNvGraphicFramePr/>
                  <a:graphic xmlns:a="http://schemas.openxmlformats.org/drawingml/2006/main">
                    <a:graphicData uri="http://schemas.microsoft.com/office/word/2010/wordprocessingShape">
                      <wps:wsp>
                        <wps:cNvSpPr/>
                        <wps:spPr>
                          <a:xfrm>
                            <a:off x="0" y="0"/>
                            <a:ext cx="1125855" cy="477520"/>
                          </a:xfrm>
                          <a:prstGeom prst="rect">
                            <a:avLst/>
                          </a:prstGeom>
                          <a:ln/>
                        </wps:spPr>
                        <wps:style>
                          <a:lnRef idx="2">
                            <a:schemeClr val="dk1"/>
                          </a:lnRef>
                          <a:fillRef idx="1">
                            <a:schemeClr val="lt1"/>
                          </a:fillRef>
                          <a:effectRef idx="0">
                            <a:scrgbClr r="0" g="0" b="0"/>
                          </a:effectRef>
                          <a:fontRef idx="minor">
                            <a:schemeClr val="dk1"/>
                          </a:fontRef>
                        </wps:style>
                        <wps:txbx>
                          <w:txbxContent>
                            <w:p w14:paraId="32229688" w14:textId="7E02AA17" w:rsidR="00C96A44" w:rsidRDefault="002859EB" w:rsidP="00C96A44">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mqtt</w:t>
                              </w:r>
                              <w:r w:rsidR="00C96A44">
                                <w:rPr>
                                  <w:rFonts w:eastAsia="Aptos" w:hAnsi="Aptos" w:cs="Aptos"/>
                                  <w:color w:val="000000" w:themeColor="dark1"/>
                                </w:rPr>
                                <w:t>.ts</w:t>
                              </w:r>
                              <w:proofErr w:type="spellEnd"/>
                            </w:p>
                          </w:txbxContent>
                        </wps:txbx>
                        <wps:bodyPr spcFirstLastPara="0" wrap="square" lIns="91440" tIns="45720" rIns="91440" bIns="45720" anchor="ctr">
                          <a:noAutofit/>
                        </wps:bodyPr>
                      </wps:wsp>
                    </a:graphicData>
                  </a:graphic>
                </wp:anchor>
              </w:drawing>
            </mc:Choice>
            <mc:Fallback>
              <w:pict>
                <v:rect w14:anchorId="33D662D0" id="_x0000_s1047" style="position:absolute;left:0;text-align:left;margin-left:125.3pt;margin-top:.7pt;width:88.65pt;height:37.6pt;z-index:251733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" fillcolor="white [3201]" strokecolor="black [3200]" strokeweight="1pt">
                  <v:textbox>
                    <w:txbxContent>
                      <w:p w14:paraId="32229688" w14:textId="7E02AA17" w:rsidR="00C96A44" w:rsidRDefault="002859EB" w:rsidP="00C96A44">
                        <w:pPr>
                          <w:spacing w:line="276" w:lineRule="auto"/>
                          <w:jc w:val="center"/>
                          <w:rPr>
                            <w:rFonts w:eastAsia="Aptos" w:hAnsi="Aptos" w:cs="Aptos"/>
                            <w:color w:val="000000" w:themeColor="dark1"/>
                            <w:kern w:val="0"/>
                            <w14:ligatures w14:val="none"/>
                          </w:rPr>
                        </w:pPr>
                        <w:proofErr w:type="spellStart"/>
                        <w:r>
                          <w:rPr>
                            <w:rFonts w:eastAsia="Aptos" w:hAnsi="Aptos" w:cs="Aptos"/>
                            <w:color w:val="000000" w:themeColor="dark1"/>
                          </w:rPr>
                          <w:t>mqtt</w:t>
                        </w:r>
                        <w:r w:rsidR="00C96A44">
                          <w:rPr>
                            <w:rFonts w:eastAsia="Aptos" w:hAnsi="Aptos" w:cs="Aptos"/>
                            <w:color w:val="000000" w:themeColor="dark1"/>
                          </w:rPr>
                          <w:t>.ts</w:t>
                        </w:r>
                        <w:proofErr w:type="spellEnd"/>
                      </w:p>
                    </w:txbxContent>
                  </v:textbox>
                </v:rect>
              </w:pict>
            </mc:Fallback>
          </mc:AlternateContent>
        </w:r>
      </w:del>
    </w:p>
    <w:p w14:paraId="7BC83F6D" w14:textId="3D60C2E1" w:rsidR="002D4442" w:rsidRDefault="002D4442" w:rsidP="21882E07">
      <w:pPr>
        <w:bidi/>
        <w:jc w:val="right"/>
      </w:pPr>
    </w:p>
    <w:p w14:paraId="093329F5" w14:textId="77777777" w:rsidR="00172D58" w:rsidRDefault="00172D58" w:rsidP="00172D58">
      <w:pPr>
        <w:bidi/>
        <w:jc w:val="right"/>
      </w:pPr>
    </w:p>
    <w:p w14:paraId="66522EFA" w14:textId="77777777" w:rsidR="00172D58" w:rsidRDefault="00172D58" w:rsidP="00172D58">
      <w:pPr>
        <w:bidi/>
        <w:jc w:val="right"/>
      </w:pPr>
    </w:p>
    <w:p w14:paraId="4E4413F4" w14:textId="77777777" w:rsidR="00172D58" w:rsidRDefault="00172D58" w:rsidP="00172D58">
      <w:pPr>
        <w:bidi/>
        <w:jc w:val="right"/>
      </w:pPr>
    </w:p>
    <w:p w14:paraId="37900798" w14:textId="77777777" w:rsidR="00172D58" w:rsidRDefault="00172D58" w:rsidP="00172D58">
      <w:pPr>
        <w:bidi/>
        <w:jc w:val="right"/>
      </w:pPr>
    </w:p>
    <w:p w14:paraId="6CF96635" w14:textId="77777777" w:rsidR="00172D58" w:rsidRDefault="00172D58" w:rsidP="00172D58">
      <w:pPr>
        <w:bidi/>
        <w:jc w:val="right"/>
      </w:pPr>
    </w:p>
    <w:p w14:paraId="4869DE43" w14:textId="77777777" w:rsidR="002859EB" w:rsidRDefault="002859EB" w:rsidP="002859EB">
      <w:pPr>
        <w:bidi/>
        <w:jc w:val="right"/>
      </w:pPr>
    </w:p>
    <w:p w14:paraId="6A589AFC" w14:textId="1DF19CD6" w:rsidR="00665225" w:rsidRDefault="00665225" w:rsidP="00193661">
      <w:pPr>
        <w:bidi/>
        <w:rPr>
          <w:rtl/>
        </w:rPr>
      </w:pPr>
    </w:p>
    <w:p w14:paraId="3B6BB836" w14:textId="6BE81A89" w:rsidR="00EE1EB9" w:rsidRDefault="00C459F2" w:rsidP="00921D95">
      <w:pPr>
        <w:bidi/>
      </w:pPr>
      <w:r>
        <w:t>USE CASE</w:t>
      </w:r>
    </w:p>
    <w:p w14:paraId="6D27484C" w14:textId="77777777" w:rsidR="00EE1EB9" w:rsidRDefault="00EE1EB9" w:rsidP="00EE1EB9">
      <w:pPr>
        <w:bidi/>
        <w:jc w:val="right"/>
      </w:pPr>
    </w:p>
    <w:p w14:paraId="7BCDF259" w14:textId="77777777" w:rsidR="00EE1EB9" w:rsidRDefault="00EE1EB9" w:rsidP="00EE1EB9">
      <w:pPr>
        <w:bidi/>
        <w:jc w:val="right"/>
      </w:pPr>
    </w:p>
    <w:p w14:paraId="2721E424" w14:textId="77777777" w:rsidR="00EE1EB9" w:rsidRDefault="00EE1EB9" w:rsidP="00EE1EB9">
      <w:pPr>
        <w:bidi/>
        <w:jc w:val="right"/>
      </w:pPr>
    </w:p>
    <w:p w14:paraId="7F314758" w14:textId="77777777" w:rsidR="00EE1EB9" w:rsidRDefault="00EE1EB9" w:rsidP="00EE1EB9">
      <w:pPr>
        <w:bidi/>
        <w:jc w:val="right"/>
      </w:pPr>
    </w:p>
    <w:p w14:paraId="7FCA5F72" w14:textId="06E7E6D2" w:rsidR="00B618FB" w:rsidRDefault="00141007" w:rsidP="00EE1EB9">
      <w:pPr>
        <w:bidi/>
        <w:jc w:val="right"/>
        <w:rPr>
          <w:rFonts w:cs="Arial"/>
        </w:rPr>
      </w:pPr>
      <w:r w:rsidRPr="00FC1DB7">
        <w:rPr>
          <w:rFonts w:cs="Arial"/>
          <w:rtl/>
        </w:rPr>
        <w:drawing>
          <wp:anchor distT="0" distB="0" distL="114300" distR="114300" simplePos="0" relativeHeight="251686400" behindDoc="0" locked="0" layoutInCell="1" allowOverlap="1" wp14:anchorId="28FF13A9" wp14:editId="2D1970CE">
            <wp:simplePos x="0" y="0"/>
            <wp:positionH relativeFrom="margin">
              <wp:posOffset>-879525</wp:posOffset>
            </wp:positionH>
            <wp:positionV relativeFrom="paragraph">
              <wp:posOffset>-575030</wp:posOffset>
            </wp:positionV>
            <wp:extent cx="7065625" cy="3633191"/>
            <wp:effectExtent l="0" t="0" r="2540" b="5715"/>
            <wp:wrapNone/>
            <wp:docPr id="1310974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7466" name=""/>
                    <pic:cNvPicPr/>
                  </pic:nvPicPr>
                  <pic:blipFill>
                    <a:blip r:embed="rId8">
                      <a:extLst>
                        <a:ext uri="{28A0092B-C50C-407E-A947-70E740481C1C}">
                          <a14:useLocalDpi xmlns:a14="http://schemas.microsoft.com/office/drawing/2010/main" val="0"/>
                        </a:ext>
                      </a:extLst>
                    </a:blip>
                    <a:stretch>
                      <a:fillRect/>
                    </a:stretch>
                  </pic:blipFill>
                  <pic:spPr>
                    <a:xfrm>
                      <a:off x="0" y="0"/>
                      <a:ext cx="7065625" cy="3633191"/>
                    </a:xfrm>
                    <a:prstGeom prst="rect">
                      <a:avLst/>
                    </a:prstGeom>
                  </pic:spPr>
                </pic:pic>
              </a:graphicData>
            </a:graphic>
            <wp14:sizeRelH relativeFrom="page">
              <wp14:pctWidth>0</wp14:pctWidth>
            </wp14:sizeRelH>
            <wp14:sizeRelV relativeFrom="page">
              <wp14:pctHeight>0</wp14:pctHeight>
            </wp14:sizeRelV>
          </wp:anchor>
        </w:drawing>
      </w:r>
    </w:p>
    <w:p w14:paraId="0DFB025C" w14:textId="5E4A61DD" w:rsidR="00EE1EB9" w:rsidRDefault="00EE1EB9" w:rsidP="00B618FB">
      <w:pPr>
        <w:bidi/>
        <w:jc w:val="right"/>
      </w:pPr>
    </w:p>
    <w:p w14:paraId="627D05D7" w14:textId="5805EC40" w:rsidR="00665225" w:rsidRDefault="009A1663" w:rsidP="00665225">
      <w:pPr>
        <w:bidi/>
        <w:jc w:val="right"/>
        <w:rPr>
          <w:rtl/>
        </w:rPr>
      </w:pPr>
      <w:r w:rsidRPr="009A1663">
        <w:rPr>
          <w:rFonts w:cs="Arial"/>
          <w:rtl/>
        </w:rPr>
        <w:drawing>
          <wp:inline distT="0" distB="0" distL="0" distR="0" wp14:anchorId="76452E6F" wp14:editId="51A1841E">
            <wp:extent cx="5274310" cy="1877695"/>
            <wp:effectExtent l="0" t="0" r="2540" b="8255"/>
            <wp:docPr id="1605357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5729" name=""/>
                    <pic:cNvPicPr/>
                  </pic:nvPicPr>
                  <pic:blipFill>
                    <a:blip r:embed="rId9"/>
                    <a:stretch>
                      <a:fillRect/>
                    </a:stretch>
                  </pic:blipFill>
                  <pic:spPr>
                    <a:xfrm>
                      <a:off x="0" y="0"/>
                      <a:ext cx="5274310" cy="1877695"/>
                    </a:xfrm>
                    <a:prstGeom prst="rect">
                      <a:avLst/>
                    </a:prstGeom>
                  </pic:spPr>
                </pic:pic>
              </a:graphicData>
            </a:graphic>
          </wp:inline>
        </w:drawing>
      </w:r>
    </w:p>
    <w:p w14:paraId="51349529" w14:textId="34EC2755" w:rsidR="00C459F2" w:rsidRDefault="00210350" w:rsidP="00C459F2">
      <w:pPr>
        <w:bidi/>
        <w:jc w:val="right"/>
        <w:rPr>
          <w:rtl/>
        </w:rPr>
      </w:pPr>
      <w:r w:rsidRPr="00210350">
        <w:rPr>
          <w:rFonts w:cs="Arial"/>
          <w:rtl/>
        </w:rPr>
        <w:drawing>
          <wp:anchor distT="0" distB="0" distL="114300" distR="114300" simplePos="0" relativeHeight="251709952" behindDoc="0" locked="0" layoutInCell="1" allowOverlap="1" wp14:anchorId="72DBB7C0" wp14:editId="457D38CF">
            <wp:simplePos x="0" y="0"/>
            <wp:positionH relativeFrom="page">
              <wp:posOffset>204826</wp:posOffset>
            </wp:positionH>
            <wp:positionV relativeFrom="paragraph">
              <wp:posOffset>412648</wp:posOffset>
            </wp:positionV>
            <wp:extent cx="6978300" cy="4081882"/>
            <wp:effectExtent l="0" t="0" r="0" b="0"/>
            <wp:wrapNone/>
            <wp:docPr id="8541766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76665" name=""/>
                    <pic:cNvPicPr/>
                  </pic:nvPicPr>
                  <pic:blipFill rotWithShape="1">
                    <a:blip r:embed="rId10">
                      <a:extLst>
                        <a:ext uri="{28A0092B-C50C-407E-A947-70E740481C1C}">
                          <a14:useLocalDpi xmlns:a14="http://schemas.microsoft.com/office/drawing/2010/main" val="0"/>
                        </a:ext>
                      </a:extLst>
                    </a:blip>
                    <a:srcRect r="7196"/>
                    <a:stretch>
                      <a:fillRect/>
                    </a:stretch>
                  </pic:blipFill>
                  <pic:spPr bwMode="auto">
                    <a:xfrm>
                      <a:off x="0" y="0"/>
                      <a:ext cx="6997710" cy="40932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218B94" w14:textId="1D432B98" w:rsidR="00C459F2" w:rsidRDefault="00C459F2" w:rsidP="00C459F2">
      <w:pPr>
        <w:bidi/>
        <w:jc w:val="right"/>
        <w:rPr>
          <w:rtl/>
        </w:rPr>
      </w:pPr>
    </w:p>
    <w:p w14:paraId="7EF209A5" w14:textId="773A9263" w:rsidR="00C459F2" w:rsidRDefault="00C459F2" w:rsidP="00C459F2">
      <w:pPr>
        <w:bidi/>
        <w:jc w:val="right"/>
      </w:pPr>
    </w:p>
    <w:p w14:paraId="559FA245" w14:textId="2369319B" w:rsidR="009A1663" w:rsidRDefault="009A1663" w:rsidP="009A1663">
      <w:pPr>
        <w:bidi/>
        <w:jc w:val="right"/>
        <w:rPr>
          <w:rtl/>
        </w:rPr>
      </w:pPr>
    </w:p>
    <w:p w14:paraId="21F7A3E2" w14:textId="77777777" w:rsidR="00C459F2" w:rsidRDefault="00C459F2" w:rsidP="00C459F2">
      <w:pPr>
        <w:bidi/>
        <w:jc w:val="right"/>
        <w:rPr>
          <w:rtl/>
        </w:rPr>
      </w:pPr>
    </w:p>
    <w:p w14:paraId="050E1141" w14:textId="77777777" w:rsidR="00C459F2" w:rsidRDefault="00C459F2" w:rsidP="00C459F2">
      <w:pPr>
        <w:bidi/>
        <w:jc w:val="right"/>
        <w:rPr>
          <w:rtl/>
        </w:rPr>
      </w:pPr>
    </w:p>
    <w:p w14:paraId="50760B73" w14:textId="77777777" w:rsidR="00C459F2" w:rsidRDefault="00C459F2" w:rsidP="00C459F2">
      <w:pPr>
        <w:bidi/>
        <w:jc w:val="right"/>
        <w:rPr>
          <w:rtl/>
        </w:rPr>
      </w:pPr>
    </w:p>
    <w:p w14:paraId="74F7D7D1" w14:textId="77777777" w:rsidR="00C459F2" w:rsidRDefault="00C459F2" w:rsidP="00C459F2">
      <w:pPr>
        <w:bidi/>
        <w:jc w:val="right"/>
        <w:rPr>
          <w:rtl/>
        </w:rPr>
      </w:pPr>
    </w:p>
    <w:p w14:paraId="459C5454" w14:textId="77777777" w:rsidR="00C459F2" w:rsidRDefault="00C459F2" w:rsidP="00C459F2">
      <w:pPr>
        <w:bidi/>
        <w:jc w:val="right"/>
        <w:rPr>
          <w:rtl/>
        </w:rPr>
      </w:pPr>
    </w:p>
    <w:p w14:paraId="75B1D023" w14:textId="77777777" w:rsidR="00C459F2" w:rsidRDefault="00C459F2" w:rsidP="00C459F2">
      <w:pPr>
        <w:bidi/>
        <w:jc w:val="right"/>
        <w:rPr>
          <w:rtl/>
        </w:rPr>
      </w:pPr>
    </w:p>
    <w:p w14:paraId="01EC64AE" w14:textId="77777777" w:rsidR="00C459F2" w:rsidRDefault="00C459F2" w:rsidP="00C459F2">
      <w:pPr>
        <w:bidi/>
        <w:jc w:val="right"/>
        <w:rPr>
          <w:rtl/>
        </w:rPr>
      </w:pPr>
    </w:p>
    <w:p w14:paraId="5F7CB330" w14:textId="77777777" w:rsidR="00C459F2" w:rsidRDefault="00C459F2" w:rsidP="00C459F2">
      <w:pPr>
        <w:bidi/>
        <w:jc w:val="right"/>
        <w:rPr>
          <w:rtl/>
        </w:rPr>
      </w:pPr>
    </w:p>
    <w:p w14:paraId="00C08317" w14:textId="77777777" w:rsidR="00C459F2" w:rsidRDefault="00C459F2" w:rsidP="00C459F2">
      <w:pPr>
        <w:bidi/>
        <w:jc w:val="right"/>
        <w:rPr>
          <w:rtl/>
        </w:rPr>
      </w:pPr>
    </w:p>
    <w:p w14:paraId="4A60494F" w14:textId="77777777" w:rsidR="00C459F2" w:rsidRDefault="00C459F2" w:rsidP="00C459F2">
      <w:pPr>
        <w:bidi/>
        <w:jc w:val="right"/>
        <w:rPr>
          <w:rtl/>
        </w:rPr>
      </w:pPr>
    </w:p>
    <w:p w14:paraId="129D5F71" w14:textId="77777777" w:rsidR="00C459F2" w:rsidRDefault="00C459F2" w:rsidP="00C459F2">
      <w:pPr>
        <w:bidi/>
        <w:jc w:val="right"/>
        <w:rPr>
          <w:rtl/>
        </w:rPr>
      </w:pPr>
    </w:p>
    <w:p w14:paraId="16573CB5" w14:textId="2FDCC987" w:rsidR="004B0DC7" w:rsidRDefault="004B0DC7" w:rsidP="00452D8A">
      <w:pPr>
        <w:bidi/>
        <w:rPr>
          <w:rFonts w:cs="Arial"/>
        </w:rPr>
      </w:pPr>
      <w:r w:rsidRPr="003C602E">
        <w:rPr>
          <w:rFonts w:cs="Arial"/>
          <w:rtl/>
        </w:rPr>
        <w:drawing>
          <wp:anchor distT="0" distB="0" distL="114300" distR="114300" simplePos="0" relativeHeight="251740672" behindDoc="0" locked="0" layoutInCell="1" allowOverlap="1" wp14:anchorId="7B17F7E2" wp14:editId="028FDCB8">
            <wp:simplePos x="0" y="0"/>
            <wp:positionH relativeFrom="page">
              <wp:posOffset>1762963</wp:posOffset>
            </wp:positionH>
            <wp:positionV relativeFrom="paragraph">
              <wp:posOffset>87782</wp:posOffset>
            </wp:positionV>
            <wp:extent cx="2699309" cy="4411689"/>
            <wp:effectExtent l="0" t="0" r="6350" b="8255"/>
            <wp:wrapNone/>
            <wp:docPr id="1613377826" name="Picture 1613377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77826" name=""/>
                    <pic:cNvPicPr/>
                  </pic:nvPicPr>
                  <pic:blipFill rotWithShape="1">
                    <a:blip r:embed="rId11">
                      <a:extLst>
                        <a:ext uri="{28A0092B-C50C-407E-A947-70E740481C1C}">
                          <a14:useLocalDpi xmlns:a14="http://schemas.microsoft.com/office/drawing/2010/main" val="0"/>
                        </a:ext>
                      </a:extLst>
                    </a:blip>
                    <a:srcRect r="74514"/>
                    <a:stretch>
                      <a:fillRect/>
                    </a:stretch>
                  </pic:blipFill>
                  <pic:spPr bwMode="auto">
                    <a:xfrm>
                      <a:off x="0" y="0"/>
                      <a:ext cx="2702762" cy="44173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25F593" w14:textId="470F4527" w:rsidR="006D1DED" w:rsidRDefault="00826605" w:rsidP="004B0DC7">
      <w:pPr>
        <w:bidi/>
        <w:rPr>
          <w:rtl/>
        </w:rPr>
      </w:pPr>
      <w:r>
        <w:rPr>
          <w:noProof/>
        </w:rPr>
        <mc:AlternateContent>
          <mc:Choice Requires="wps">
            <w:drawing>
              <wp:inline distT="0" distB="0" distL="0" distR="0" wp14:anchorId="60FE34DA" wp14:editId="7B511436">
                <wp:extent cx="307340" cy="307340"/>
                <wp:effectExtent l="0" t="0" r="0" b="0"/>
                <wp:docPr id="72260421" name="מלבן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C26043" id="מלבן 47"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Pr="00826605">
        <w:t xml:space="preserve"> </w:t>
      </w:r>
      <w:r>
        <w:rPr>
          <w:noProof/>
        </w:rPr>
        <mc:AlternateContent>
          <mc:Choice Requires="wps">
            <w:drawing>
              <wp:inline distT="0" distB="0" distL="0" distR="0" wp14:anchorId="48AF90B9" wp14:editId="4679C444">
                <wp:extent cx="307340" cy="307340"/>
                <wp:effectExtent l="0" t="0" r="0" b="0"/>
                <wp:docPr id="1504932398" name="מלבן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A3E59" id="מלבן 49"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p w14:paraId="1AC5FC09" w14:textId="4794C74C" w:rsidR="006D1DED" w:rsidRDefault="006D1DED" w:rsidP="006D1DED">
      <w:pPr>
        <w:bidi/>
        <w:jc w:val="right"/>
        <w:rPr>
          <w:rtl/>
        </w:rPr>
      </w:pPr>
    </w:p>
    <w:p w14:paraId="4A43CEED" w14:textId="05E868DA" w:rsidR="006D1DED" w:rsidRDefault="006D1DED" w:rsidP="006D1DED">
      <w:pPr>
        <w:bidi/>
        <w:jc w:val="right"/>
        <w:rPr>
          <w:rtl/>
        </w:rPr>
      </w:pPr>
    </w:p>
    <w:p w14:paraId="38D51C04" w14:textId="77777777" w:rsidR="006D1DED" w:rsidRDefault="006D1DED" w:rsidP="006D1DED">
      <w:pPr>
        <w:bidi/>
        <w:jc w:val="right"/>
        <w:rPr>
          <w:rtl/>
        </w:rPr>
      </w:pPr>
    </w:p>
    <w:p w14:paraId="478A4C3A" w14:textId="77777777" w:rsidR="006D1DED" w:rsidRDefault="006D1DED" w:rsidP="006D1DED">
      <w:pPr>
        <w:bidi/>
        <w:jc w:val="right"/>
        <w:rPr>
          <w:rtl/>
        </w:rPr>
      </w:pPr>
    </w:p>
    <w:p w14:paraId="1FB1B8FD" w14:textId="77777777" w:rsidR="006D1DED" w:rsidRDefault="006D1DED" w:rsidP="006D1DED">
      <w:pPr>
        <w:bidi/>
        <w:jc w:val="right"/>
        <w:rPr>
          <w:rtl/>
        </w:rPr>
      </w:pPr>
    </w:p>
    <w:p w14:paraId="62980152" w14:textId="77777777" w:rsidR="006D1DED" w:rsidRDefault="006D1DED" w:rsidP="006D1DED">
      <w:pPr>
        <w:bidi/>
        <w:jc w:val="right"/>
        <w:rPr>
          <w:rtl/>
        </w:rPr>
      </w:pPr>
    </w:p>
    <w:p w14:paraId="117729D1" w14:textId="77777777" w:rsidR="006D1DED" w:rsidRDefault="006D1DED" w:rsidP="006D1DED">
      <w:pPr>
        <w:bidi/>
        <w:jc w:val="right"/>
        <w:rPr>
          <w:rtl/>
        </w:rPr>
      </w:pPr>
    </w:p>
    <w:p w14:paraId="4875D10F" w14:textId="77777777" w:rsidR="006D1DED" w:rsidRDefault="006D1DED" w:rsidP="006D1DED">
      <w:pPr>
        <w:bidi/>
        <w:jc w:val="right"/>
        <w:rPr>
          <w:rtl/>
        </w:rPr>
      </w:pPr>
    </w:p>
    <w:p w14:paraId="79BC71B6" w14:textId="77777777" w:rsidR="006D1DED" w:rsidRDefault="006D1DED" w:rsidP="006D1DED">
      <w:pPr>
        <w:bidi/>
        <w:jc w:val="right"/>
        <w:rPr>
          <w:rtl/>
        </w:rPr>
      </w:pPr>
    </w:p>
    <w:p w14:paraId="73E56089" w14:textId="77777777" w:rsidR="006D1DED" w:rsidRDefault="006D1DED" w:rsidP="006D1DED">
      <w:pPr>
        <w:bidi/>
        <w:jc w:val="right"/>
        <w:rPr>
          <w:rtl/>
        </w:rPr>
      </w:pPr>
    </w:p>
    <w:p w14:paraId="67E9A733" w14:textId="77777777" w:rsidR="006D1DED" w:rsidRDefault="006D1DED" w:rsidP="006D1DED">
      <w:pPr>
        <w:bidi/>
        <w:jc w:val="right"/>
        <w:rPr>
          <w:rtl/>
        </w:rPr>
      </w:pPr>
    </w:p>
    <w:p w14:paraId="2DBD58C7" w14:textId="77777777" w:rsidR="006D1DED" w:rsidRDefault="006D1DED" w:rsidP="006D1DED">
      <w:pPr>
        <w:bidi/>
        <w:jc w:val="right"/>
        <w:rPr>
          <w:rtl/>
        </w:rPr>
      </w:pPr>
    </w:p>
    <w:p w14:paraId="26EE09DE" w14:textId="77777777" w:rsidR="006D1DED" w:rsidRDefault="006D1DED" w:rsidP="006D1DED">
      <w:pPr>
        <w:bidi/>
        <w:jc w:val="right"/>
        <w:rPr>
          <w:rtl/>
        </w:rPr>
      </w:pPr>
    </w:p>
    <w:p w14:paraId="5471CB87" w14:textId="77777777" w:rsidR="006D1DED" w:rsidRDefault="006D1DED" w:rsidP="006D1DED">
      <w:pPr>
        <w:bidi/>
        <w:jc w:val="right"/>
        <w:rPr>
          <w:rtl/>
        </w:rPr>
      </w:pPr>
    </w:p>
    <w:p w14:paraId="22F54733" w14:textId="77777777" w:rsidR="006D1DED" w:rsidRDefault="006D1DED" w:rsidP="006D1DED">
      <w:pPr>
        <w:bidi/>
        <w:jc w:val="right"/>
        <w:rPr>
          <w:rtl/>
        </w:rPr>
      </w:pPr>
    </w:p>
    <w:p w14:paraId="7B212542" w14:textId="77777777" w:rsidR="006D1DED" w:rsidRDefault="006D1DED" w:rsidP="006D1DED">
      <w:pPr>
        <w:bidi/>
        <w:jc w:val="right"/>
        <w:rPr>
          <w:rtl/>
        </w:rPr>
      </w:pPr>
    </w:p>
    <w:p w14:paraId="1A3FE41E" w14:textId="77777777" w:rsidR="006D1DED" w:rsidRDefault="006D1DED" w:rsidP="006D1DED">
      <w:pPr>
        <w:bidi/>
        <w:jc w:val="right"/>
        <w:rPr>
          <w:rtl/>
        </w:rPr>
      </w:pPr>
    </w:p>
    <w:p w14:paraId="612A83B6" w14:textId="77777777" w:rsidR="006D1DED" w:rsidRDefault="006D1DED" w:rsidP="006D1DED">
      <w:pPr>
        <w:bidi/>
        <w:jc w:val="right"/>
        <w:rPr>
          <w:rtl/>
        </w:rPr>
      </w:pPr>
    </w:p>
    <w:p w14:paraId="573489A6" w14:textId="77777777" w:rsidR="006D1DED" w:rsidRDefault="006D1DED" w:rsidP="006D1DED">
      <w:pPr>
        <w:bidi/>
        <w:jc w:val="right"/>
        <w:rPr>
          <w:rtl/>
        </w:rPr>
      </w:pPr>
    </w:p>
    <w:p w14:paraId="0C6B01BA" w14:textId="77777777" w:rsidR="006D1DED" w:rsidRDefault="006D1DED" w:rsidP="006D1DED">
      <w:pPr>
        <w:bidi/>
        <w:jc w:val="right"/>
        <w:rPr>
          <w:rtl/>
        </w:rPr>
      </w:pPr>
    </w:p>
    <w:p w14:paraId="7BE63EF8" w14:textId="77777777" w:rsidR="006D1DED" w:rsidRDefault="006D1DED" w:rsidP="006D1DED">
      <w:pPr>
        <w:bidi/>
        <w:jc w:val="right"/>
        <w:rPr>
          <w:rtl/>
        </w:rPr>
      </w:pPr>
    </w:p>
    <w:p w14:paraId="74734FA8" w14:textId="77777777" w:rsidR="006D1DED" w:rsidRDefault="006D1DED" w:rsidP="006D1DED">
      <w:pPr>
        <w:bidi/>
        <w:jc w:val="right"/>
        <w:rPr>
          <w:rtl/>
        </w:rPr>
      </w:pPr>
    </w:p>
    <w:p w14:paraId="20CF2E61" w14:textId="77777777" w:rsidR="006D1DED" w:rsidRDefault="006D1DED" w:rsidP="006D1DED">
      <w:pPr>
        <w:bidi/>
        <w:jc w:val="right"/>
        <w:rPr>
          <w:rtl/>
        </w:rPr>
      </w:pPr>
    </w:p>
    <w:p w14:paraId="0C649C50" w14:textId="77777777" w:rsidR="006D1DED" w:rsidRDefault="006D1DED" w:rsidP="006D1DED">
      <w:pPr>
        <w:bidi/>
        <w:jc w:val="right"/>
        <w:rPr>
          <w:rtl/>
        </w:rPr>
      </w:pPr>
    </w:p>
    <w:p w14:paraId="06AE25EA" w14:textId="77777777" w:rsidR="006D1DED" w:rsidRDefault="006D1DED" w:rsidP="006D1DED">
      <w:pPr>
        <w:bidi/>
        <w:jc w:val="right"/>
        <w:rPr>
          <w:rtl/>
        </w:rPr>
      </w:pPr>
    </w:p>
    <w:p w14:paraId="0091A5B6" w14:textId="77777777" w:rsidR="006D1DED" w:rsidRDefault="006D1DED" w:rsidP="006D1DED">
      <w:pPr>
        <w:bidi/>
        <w:jc w:val="right"/>
        <w:rPr>
          <w:rtl/>
        </w:rPr>
      </w:pPr>
    </w:p>
    <w:p w14:paraId="7A468C59" w14:textId="77777777" w:rsidR="006D1DED" w:rsidRDefault="006D1DED" w:rsidP="006D1DED">
      <w:pPr>
        <w:bidi/>
        <w:jc w:val="right"/>
        <w:rPr>
          <w:rtl/>
        </w:rPr>
      </w:pPr>
    </w:p>
    <w:p w14:paraId="7EF86CBB" w14:textId="14ABA58C" w:rsidR="00C459F2" w:rsidRPr="00C459F2" w:rsidRDefault="00C459F2" w:rsidP="00C459F2">
      <w:pPr>
        <w:jc w:val="right"/>
        <w:rPr>
          <w:b/>
          <w:bCs/>
          <w:u w:val="single"/>
          <w:rtl/>
        </w:rPr>
      </w:pPr>
      <w:r w:rsidRPr="00C459F2">
        <w:rPr>
          <w:rFonts w:hint="cs"/>
          <w:b/>
          <w:bCs/>
          <w:u w:val="single"/>
          <w:rtl/>
        </w:rPr>
        <w:t xml:space="preserve">הסבר קצר על המשך </w:t>
      </w:r>
      <w:proofErr w:type="spellStart"/>
      <w:r w:rsidRPr="00C459F2">
        <w:rPr>
          <w:rFonts w:hint="cs"/>
          <w:b/>
          <w:bCs/>
          <w:u w:val="single"/>
          <w:rtl/>
        </w:rPr>
        <w:t>הפרוייקט</w:t>
      </w:r>
      <w:proofErr w:type="spellEnd"/>
      <w:r w:rsidRPr="00C459F2">
        <w:rPr>
          <w:rFonts w:hint="cs"/>
          <w:b/>
          <w:bCs/>
          <w:u w:val="single"/>
          <w:rtl/>
        </w:rPr>
        <w:t xml:space="preserve"> שלנו:</w:t>
      </w:r>
    </w:p>
    <w:p w14:paraId="432A56F4" w14:textId="3FB921D7" w:rsidR="00C459F2" w:rsidRDefault="00C459F2" w:rsidP="00C459F2">
      <w:pPr>
        <w:bidi/>
      </w:pPr>
      <w:r>
        <w:rPr>
          <w:rFonts w:hint="cs"/>
          <w:rtl/>
        </w:rPr>
        <w:t xml:space="preserve">4. </w:t>
      </w:r>
      <w:r w:rsidRPr="00552CB9">
        <w:rPr>
          <w:rtl/>
        </w:rPr>
        <w:t xml:space="preserve">צד הלקוח של המערכת פותח בארכיטקטורה המבוססת על ספריית </w:t>
      </w:r>
      <w:r w:rsidRPr="00552CB9">
        <w:rPr>
          <w:b/>
          <w:bCs/>
        </w:rPr>
        <w:t>React</w:t>
      </w:r>
      <w:r w:rsidRPr="00552CB9">
        <w:rPr>
          <w:rtl/>
        </w:rPr>
        <w:t>. עיצוב ממשק המשתמש</w:t>
      </w:r>
      <w:r w:rsidRPr="00552CB9">
        <w:t xml:space="preserve"> (UI) </w:t>
      </w:r>
      <w:proofErr w:type="spellStart"/>
      <w:r w:rsidRPr="00552CB9">
        <w:rPr>
          <w:rtl/>
        </w:rPr>
        <w:t>והרספונסיביות</w:t>
      </w:r>
      <w:proofErr w:type="spellEnd"/>
      <w:r w:rsidRPr="00552CB9">
        <w:rPr>
          <w:rtl/>
        </w:rPr>
        <w:t xml:space="preserve"> של האתר מומשו באמצעות תשתית </w:t>
      </w:r>
      <w:r w:rsidRPr="00552CB9">
        <w:rPr>
          <w:b/>
          <w:bCs/>
        </w:rPr>
        <w:t>Tailwind CSS</w:t>
      </w:r>
      <w:r w:rsidRPr="00552CB9">
        <w:t xml:space="preserve">, </w:t>
      </w:r>
    </w:p>
    <w:p w14:paraId="4A5698E5" w14:textId="77777777" w:rsidR="00C459F2" w:rsidRPr="00552CB9" w:rsidRDefault="00C459F2" w:rsidP="00C459F2">
      <w:pPr>
        <w:bidi/>
      </w:pPr>
      <w:r w:rsidRPr="00552CB9">
        <w:rPr>
          <w:rtl/>
        </w:rPr>
        <w:t xml:space="preserve">מה שאפשר בניית </w:t>
      </w:r>
      <w:proofErr w:type="spellStart"/>
      <w:r w:rsidRPr="00552CB9">
        <w:rPr>
          <w:rtl/>
        </w:rPr>
        <w:t>קומפוננטות</w:t>
      </w:r>
      <w:proofErr w:type="spellEnd"/>
      <w:r w:rsidRPr="00552CB9">
        <w:rPr>
          <w:rtl/>
        </w:rPr>
        <w:t xml:space="preserve"> גמישות, מודרניות ומעוצבות אישית המותאמות לכל גודל מסך</w:t>
      </w:r>
      <w:r w:rsidRPr="00552CB9">
        <w:t>.</w:t>
      </w:r>
    </w:p>
    <w:p w14:paraId="77346341" w14:textId="77777777" w:rsidR="00C459F2" w:rsidRPr="00552CB9" w:rsidRDefault="00C459F2" w:rsidP="00C459F2">
      <w:pPr>
        <w:bidi/>
      </w:pPr>
      <w:r w:rsidRPr="00552CB9">
        <w:rPr>
          <w:rtl/>
        </w:rPr>
        <w:t>עשינו שימוש ב</w:t>
      </w:r>
      <w:r w:rsidRPr="00552CB9">
        <w:t>-</w:t>
      </w:r>
      <w:r w:rsidRPr="00552CB9">
        <w:rPr>
          <w:b/>
          <w:bCs/>
        </w:rPr>
        <w:t>React Hooks</w:t>
      </w:r>
      <w:r w:rsidRPr="00552CB9">
        <w:t xml:space="preserve"> </w:t>
      </w:r>
      <w:r w:rsidRPr="00552CB9">
        <w:rPr>
          <w:rtl/>
        </w:rPr>
        <w:t>מובנים</w:t>
      </w:r>
      <w:r w:rsidRPr="00552CB9">
        <w:t>:</w:t>
      </w:r>
    </w:p>
    <w:p w14:paraId="2FD09B31" w14:textId="77777777" w:rsidR="00C459F2" w:rsidRDefault="00C459F2" w:rsidP="00C459F2">
      <w:pPr>
        <w:pStyle w:val="a9"/>
        <w:numPr>
          <w:ilvl w:val="0"/>
          <w:numId w:val="3"/>
        </w:numPr>
        <w:bidi/>
      </w:pPr>
      <w:r>
        <w:rPr>
          <w:b/>
          <w:bCs/>
        </w:rPr>
        <w:t xml:space="preserve">: </w:t>
      </w:r>
      <w:proofErr w:type="spellStart"/>
      <w:r w:rsidRPr="00193661">
        <w:rPr>
          <w:b/>
          <w:bCs/>
        </w:rPr>
        <w:t>useState</w:t>
      </w:r>
      <w:proofErr w:type="spellEnd"/>
      <w:r w:rsidRPr="00552CB9">
        <w:t xml:space="preserve"> </w:t>
      </w:r>
      <w:r w:rsidRPr="00552CB9">
        <w:rPr>
          <w:rtl/>
        </w:rPr>
        <w:t>שימש אותנו לניהול מצבים</w:t>
      </w:r>
      <w:r w:rsidRPr="00552CB9">
        <w:t xml:space="preserve"> (States) </w:t>
      </w:r>
      <w:r w:rsidRPr="00552CB9">
        <w:rPr>
          <w:rtl/>
        </w:rPr>
        <w:t>מקומיים, כגון ניהול מידע המוזן על ידי המשתמש, ניהול סטטוס משימות, סינון ותוצאות חיפוש דינמיות</w:t>
      </w:r>
      <w:r>
        <w:rPr>
          <w:rFonts w:hint="cs"/>
          <w:rtl/>
        </w:rPr>
        <w:t xml:space="preserve"> כמו בספריית הפתרונות של </w:t>
      </w:r>
      <w:r>
        <w:t>IOT</w:t>
      </w:r>
      <w:r>
        <w:rPr>
          <w:rFonts w:hint="cs"/>
          <w:rtl/>
        </w:rPr>
        <w:t>.</w:t>
      </w:r>
    </w:p>
    <w:p w14:paraId="70DE73E6" w14:textId="77777777" w:rsidR="00C459F2" w:rsidRPr="00552CB9" w:rsidRDefault="00C459F2" w:rsidP="00C459F2">
      <w:pPr>
        <w:pStyle w:val="a9"/>
        <w:numPr>
          <w:ilvl w:val="0"/>
          <w:numId w:val="3"/>
        </w:numPr>
        <w:bidi/>
      </w:pPr>
      <w:r>
        <w:rPr>
          <w:b/>
          <w:bCs/>
        </w:rPr>
        <w:t xml:space="preserve">: </w:t>
      </w:r>
      <w:proofErr w:type="spellStart"/>
      <w:r w:rsidRPr="00193661">
        <w:rPr>
          <w:b/>
          <w:bCs/>
        </w:rPr>
        <w:t>useEffect</w:t>
      </w:r>
      <w:proofErr w:type="spellEnd"/>
      <w:r w:rsidRPr="00552CB9">
        <w:rPr>
          <w:rtl/>
        </w:rPr>
        <w:t>שימש אותנו לביצוע פעולות צד-שלישי</w:t>
      </w:r>
      <w:r w:rsidRPr="00552CB9">
        <w:t xml:space="preserve"> (Side effects), </w:t>
      </w:r>
      <w:r w:rsidRPr="00552CB9">
        <w:rPr>
          <w:rtl/>
        </w:rPr>
        <w:t>כגון קריאות רשת ושליפת נתונים באופן אסינכרוני בעת טעינת עמודים (למשל ברכיבי ה</w:t>
      </w:r>
      <w:r w:rsidRPr="00552CB9">
        <w:t>-</w:t>
      </w:r>
      <w:proofErr w:type="gramStart"/>
      <w:r w:rsidRPr="00552CB9">
        <w:t xml:space="preserve">Dashboard </w:t>
      </w:r>
      <w:r>
        <w:rPr>
          <w:rFonts w:hint="cs"/>
          <w:rtl/>
        </w:rPr>
        <w:t>,</w:t>
      </w:r>
      <w:proofErr w:type="spellStart"/>
      <w:r w:rsidRPr="00552CB9">
        <w:t>MentorDashboard</w:t>
      </w:r>
      <w:proofErr w:type="spellEnd"/>
      <w:proofErr w:type="gramEnd"/>
      <w:r>
        <w:rPr>
          <w:rFonts w:hint="cs"/>
          <w:rtl/>
        </w:rPr>
        <w:t>)</w:t>
      </w:r>
    </w:p>
    <w:p w14:paraId="21113B3D" w14:textId="77777777" w:rsidR="00C459F2" w:rsidRDefault="00C459F2" w:rsidP="00C459F2">
      <w:pPr>
        <w:pStyle w:val="a9"/>
        <w:bidi/>
      </w:pPr>
    </w:p>
    <w:p w14:paraId="2D1A503A" w14:textId="77777777" w:rsidR="00C459F2" w:rsidRDefault="00C459F2" w:rsidP="00C459F2">
      <w:pPr>
        <w:bidi/>
      </w:pPr>
      <w:r w:rsidRPr="00552CB9">
        <w:rPr>
          <w:b/>
          <w:bCs/>
          <w:rtl/>
        </w:rPr>
        <w:t>שילוב מידע אמיתי ושליפה חיצונית</w:t>
      </w:r>
      <w:r w:rsidRPr="00552CB9">
        <w:rPr>
          <w:b/>
          <w:bCs/>
        </w:rPr>
        <w:t>:</w:t>
      </w:r>
      <w:r w:rsidRPr="00552CB9">
        <w:t xml:space="preserve"> </w:t>
      </w:r>
      <w:r w:rsidRPr="00552CB9">
        <w:rPr>
          <w:rtl/>
        </w:rPr>
        <w:t>האתר מציג מידע דינמי, אמיתי ורלוונטי לפרויקט על ידי התממשקות מול שרת</w:t>
      </w:r>
      <w:r w:rsidRPr="00552CB9">
        <w:t xml:space="preserve"> Backend</w:t>
      </w:r>
      <w:r>
        <w:t xml:space="preserve"> node.js</w:t>
      </w:r>
      <w:r w:rsidRPr="00552CB9">
        <w:t xml:space="preserve"> </w:t>
      </w:r>
      <w:r w:rsidRPr="00552CB9">
        <w:rPr>
          <w:rtl/>
        </w:rPr>
        <w:t>ו</w:t>
      </w:r>
      <w:r w:rsidRPr="00552CB9">
        <w:t xml:space="preserve">-API </w:t>
      </w:r>
      <w:r w:rsidRPr="00552CB9">
        <w:rPr>
          <w:rtl/>
        </w:rPr>
        <w:t>חיצוני</w:t>
      </w:r>
      <w:r w:rsidRPr="00552CB9">
        <w:t xml:space="preserve"> </w:t>
      </w:r>
    </w:p>
    <w:p w14:paraId="65849C55" w14:textId="77777777" w:rsidR="00C459F2" w:rsidRPr="00552CB9" w:rsidRDefault="00C459F2" w:rsidP="00C459F2">
      <w:pPr>
        <w:bidi/>
      </w:pPr>
      <w:r w:rsidRPr="00552CB9">
        <w:rPr>
          <w:rtl/>
        </w:rPr>
        <w:t xml:space="preserve">קריאות הרשת מנוהלות בצורה מסודרת דרך </w:t>
      </w:r>
      <w:r>
        <w:t xml:space="preserve"> </w:t>
      </w:r>
      <w:r w:rsidRPr="00552CB9">
        <w:t xml:space="preserve">Client API </w:t>
      </w:r>
      <w:r w:rsidRPr="00552CB9">
        <w:rPr>
          <w:rtl/>
        </w:rPr>
        <w:t xml:space="preserve">באמצעות ספריות כגון </w:t>
      </w:r>
      <w:proofErr w:type="spellStart"/>
      <w:r w:rsidRPr="00552CB9">
        <w:t>axios</w:t>
      </w:r>
      <w:proofErr w:type="spellEnd"/>
      <w:r w:rsidRPr="00552CB9">
        <w:rPr>
          <w:rtl/>
        </w:rPr>
        <w:t>, אנו שולפים ממסד הנתונים החיצוני</w:t>
      </w:r>
      <w:r w:rsidRPr="00552CB9">
        <w:t xml:space="preserve"> (MongoDB) </w:t>
      </w:r>
      <w:r w:rsidRPr="00552CB9">
        <w:rPr>
          <w:rtl/>
        </w:rPr>
        <w:t>נתונים כגון: רשימת פרויקטים, משתמשים רשומים, סטטוס משימות, עומס עבודה של חברי הצוות</w:t>
      </w:r>
      <w:r w:rsidRPr="00552CB9">
        <w:t xml:space="preserve"> , </w:t>
      </w:r>
      <w:r w:rsidRPr="00552CB9">
        <w:rPr>
          <w:rtl/>
        </w:rPr>
        <w:t>והיסטוריית פידבקים מהמנחה בזמן אמת. הנתונים מעובדים בצד הלקוח ומוצגים ויזואלית בלוחות הבקרה של המשתמשים</w:t>
      </w:r>
      <w:r w:rsidRPr="00552CB9">
        <w:t>.</w:t>
      </w:r>
    </w:p>
    <w:p w14:paraId="2B6E4BDC" w14:textId="77777777" w:rsidR="00C459F2" w:rsidRPr="00552CB9" w:rsidRDefault="00C459F2" w:rsidP="00C459F2">
      <w:pPr>
        <w:bidi/>
      </w:pPr>
      <w:r w:rsidRPr="00552CB9">
        <w:rPr>
          <w:rtl/>
        </w:rPr>
        <w:t xml:space="preserve">בנוסף, </w:t>
      </w:r>
      <w:r>
        <w:rPr>
          <w:rFonts w:hint="cs"/>
          <w:rtl/>
        </w:rPr>
        <w:t>שלפנו מה</w:t>
      </w:r>
      <w:r>
        <w:t>DB</w:t>
      </w:r>
      <w:r>
        <w:rPr>
          <w:rFonts w:hint="cs"/>
          <w:rtl/>
        </w:rPr>
        <w:t xml:space="preserve"> </w:t>
      </w:r>
      <w:r w:rsidRPr="00552CB9">
        <w:rPr>
          <w:rtl/>
        </w:rPr>
        <w:t>מידע מקצועי וקבוע</w:t>
      </w:r>
      <w:r w:rsidRPr="00552CB9">
        <w:t xml:space="preserve"> </w:t>
      </w:r>
      <w:r w:rsidRPr="00552CB9">
        <w:rPr>
          <w:rtl/>
        </w:rPr>
        <w:t>כגון רשימות רכיבי חומרה, חיישנים ופרוטוקולי תקשורת</w:t>
      </w:r>
      <w:r w:rsidRPr="00552CB9">
        <w:t xml:space="preserve"> IoT </w:t>
      </w:r>
      <w:r w:rsidRPr="00552CB9">
        <w:rPr>
          <w:rtl/>
        </w:rPr>
        <w:t>קבצים אלו מספקים תוכן</w:t>
      </w:r>
      <w:r>
        <w:rPr>
          <w:rFonts w:hint="cs"/>
          <w:rtl/>
        </w:rPr>
        <w:t xml:space="preserve"> רחב</w:t>
      </w:r>
      <w:r w:rsidRPr="00552CB9">
        <w:rPr>
          <w:rtl/>
        </w:rPr>
        <w:t>, מהיר ואמין לטובת המערכת ובניית הארכיטקטורה</w:t>
      </w:r>
      <w:r w:rsidRPr="00552CB9">
        <w:t>.</w:t>
      </w:r>
    </w:p>
    <w:p w14:paraId="7A55A866" w14:textId="77777777" w:rsidR="00C459F2" w:rsidRPr="00C459F2" w:rsidRDefault="00C459F2" w:rsidP="00C459F2">
      <w:pPr>
        <w:bidi/>
        <w:jc w:val="right"/>
      </w:pPr>
    </w:p>
    <w:sectPr w:rsidR="00C459F2" w:rsidRPr="00C459F2">
      <w:headerReference w:type="default" r:id="rId12"/>
      <w:footerReference w:type="default" r:id="rId1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D8F1C" w14:textId="77777777" w:rsidR="00E0418C" w:rsidRDefault="00E0418C" w:rsidP="002D4442">
      <w:pPr>
        <w:spacing w:after="0" w:line="240" w:lineRule="auto"/>
      </w:pPr>
      <w:r>
        <w:separator/>
      </w:r>
    </w:p>
  </w:endnote>
  <w:endnote w:type="continuationSeparator" w:id="0">
    <w:p w14:paraId="0FADCDFA" w14:textId="77777777" w:rsidR="00E0418C" w:rsidRDefault="00E0418C" w:rsidP="002D4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B7BF1" w14:textId="77777777" w:rsidR="00C265D6" w:rsidRDefault="00C265D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0FE2F" w14:textId="77777777" w:rsidR="00E0418C" w:rsidRDefault="00E0418C" w:rsidP="002D4442">
      <w:pPr>
        <w:spacing w:after="0" w:line="240" w:lineRule="auto"/>
      </w:pPr>
      <w:r>
        <w:separator/>
      </w:r>
    </w:p>
  </w:footnote>
  <w:footnote w:type="continuationSeparator" w:id="0">
    <w:p w14:paraId="13568952" w14:textId="77777777" w:rsidR="00E0418C" w:rsidRDefault="00E0418C" w:rsidP="002D44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2977" w14:textId="77777777" w:rsidR="00C265D6" w:rsidRDefault="00C265D6">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A3522"/>
    <w:multiLevelType w:val="hybridMultilevel"/>
    <w:tmpl w:val="D5EC6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397500"/>
    <w:multiLevelType w:val="multilevel"/>
    <w:tmpl w:val="B980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7A7A18"/>
    <w:multiLevelType w:val="hybridMultilevel"/>
    <w:tmpl w:val="558C65C0"/>
    <w:lvl w:ilvl="0" w:tplc="23E2D77C">
      <w:start w:val="3"/>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822A5B"/>
    <w:multiLevelType w:val="multilevel"/>
    <w:tmpl w:val="3F44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6620669">
    <w:abstractNumId w:val="3"/>
  </w:num>
  <w:num w:numId="2" w16cid:durableId="1905217014">
    <w:abstractNumId w:val="1"/>
  </w:num>
  <w:num w:numId="3" w16cid:durableId="1136217400">
    <w:abstractNumId w:val="2"/>
  </w:num>
  <w:num w:numId="4" w16cid:durableId="919362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442"/>
    <w:rsid w:val="00001118"/>
    <w:rsid w:val="000075E7"/>
    <w:rsid w:val="00014135"/>
    <w:rsid w:val="00014189"/>
    <w:rsid w:val="000156E6"/>
    <w:rsid w:val="00015E0E"/>
    <w:rsid w:val="0002124A"/>
    <w:rsid w:val="00032C1B"/>
    <w:rsid w:val="0004483F"/>
    <w:rsid w:val="000472AE"/>
    <w:rsid w:val="0005530A"/>
    <w:rsid w:val="00073A64"/>
    <w:rsid w:val="0007567A"/>
    <w:rsid w:val="00082BE8"/>
    <w:rsid w:val="000947F1"/>
    <w:rsid w:val="000A3509"/>
    <w:rsid w:val="000A4522"/>
    <w:rsid w:val="000B1171"/>
    <w:rsid w:val="000B3E16"/>
    <w:rsid w:val="000B6038"/>
    <w:rsid w:val="000C7015"/>
    <w:rsid w:val="000D0D81"/>
    <w:rsid w:val="000D26B6"/>
    <w:rsid w:val="000D364B"/>
    <w:rsid w:val="000E3FB5"/>
    <w:rsid w:val="000E413E"/>
    <w:rsid w:val="00103AFD"/>
    <w:rsid w:val="001145FE"/>
    <w:rsid w:val="00120FD6"/>
    <w:rsid w:val="001229BF"/>
    <w:rsid w:val="0013786A"/>
    <w:rsid w:val="00141007"/>
    <w:rsid w:val="001726C0"/>
    <w:rsid w:val="00172D58"/>
    <w:rsid w:val="001749CE"/>
    <w:rsid w:val="00176A59"/>
    <w:rsid w:val="0018299D"/>
    <w:rsid w:val="00193661"/>
    <w:rsid w:val="00195804"/>
    <w:rsid w:val="001967A6"/>
    <w:rsid w:val="001A48F2"/>
    <w:rsid w:val="001B1BD1"/>
    <w:rsid w:val="001B4795"/>
    <w:rsid w:val="001C06B5"/>
    <w:rsid w:val="001E3326"/>
    <w:rsid w:val="001E4CCD"/>
    <w:rsid w:val="001E77C4"/>
    <w:rsid w:val="00206C78"/>
    <w:rsid w:val="00210350"/>
    <w:rsid w:val="00212CA9"/>
    <w:rsid w:val="00213B9C"/>
    <w:rsid w:val="002150D0"/>
    <w:rsid w:val="00225EBA"/>
    <w:rsid w:val="002336B0"/>
    <w:rsid w:val="00236534"/>
    <w:rsid w:val="00236966"/>
    <w:rsid w:val="00237473"/>
    <w:rsid w:val="00241DC8"/>
    <w:rsid w:val="00241FE6"/>
    <w:rsid w:val="00250A32"/>
    <w:rsid w:val="00276072"/>
    <w:rsid w:val="002859EB"/>
    <w:rsid w:val="00294598"/>
    <w:rsid w:val="00296003"/>
    <w:rsid w:val="0029613C"/>
    <w:rsid w:val="002D2112"/>
    <w:rsid w:val="002D3705"/>
    <w:rsid w:val="002D4442"/>
    <w:rsid w:val="002D4527"/>
    <w:rsid w:val="002E3860"/>
    <w:rsid w:val="002E47B2"/>
    <w:rsid w:val="00304099"/>
    <w:rsid w:val="00311871"/>
    <w:rsid w:val="003129A6"/>
    <w:rsid w:val="00344BB8"/>
    <w:rsid w:val="0034533B"/>
    <w:rsid w:val="003467B4"/>
    <w:rsid w:val="00350BFE"/>
    <w:rsid w:val="00351863"/>
    <w:rsid w:val="00352588"/>
    <w:rsid w:val="003616BB"/>
    <w:rsid w:val="00373D23"/>
    <w:rsid w:val="00376AD7"/>
    <w:rsid w:val="00383C15"/>
    <w:rsid w:val="00390A6F"/>
    <w:rsid w:val="003A2D50"/>
    <w:rsid w:val="003B78F1"/>
    <w:rsid w:val="003BD2AD"/>
    <w:rsid w:val="003C5CDD"/>
    <w:rsid w:val="003C602E"/>
    <w:rsid w:val="003E36FA"/>
    <w:rsid w:val="003F0D70"/>
    <w:rsid w:val="003F4E33"/>
    <w:rsid w:val="00414E4B"/>
    <w:rsid w:val="004219A4"/>
    <w:rsid w:val="00426FB4"/>
    <w:rsid w:val="004368E3"/>
    <w:rsid w:val="004428BA"/>
    <w:rsid w:val="00444A67"/>
    <w:rsid w:val="00450F55"/>
    <w:rsid w:val="00452D8A"/>
    <w:rsid w:val="00467E87"/>
    <w:rsid w:val="0048163B"/>
    <w:rsid w:val="00487676"/>
    <w:rsid w:val="004A52B3"/>
    <w:rsid w:val="004A6EF0"/>
    <w:rsid w:val="004B0DC7"/>
    <w:rsid w:val="004B214E"/>
    <w:rsid w:val="004B3CFC"/>
    <w:rsid w:val="004B7E93"/>
    <w:rsid w:val="004C15AF"/>
    <w:rsid w:val="004C3853"/>
    <w:rsid w:val="004C7819"/>
    <w:rsid w:val="00501332"/>
    <w:rsid w:val="00507144"/>
    <w:rsid w:val="005103C7"/>
    <w:rsid w:val="005357FD"/>
    <w:rsid w:val="00540873"/>
    <w:rsid w:val="00542401"/>
    <w:rsid w:val="00544CCB"/>
    <w:rsid w:val="00545692"/>
    <w:rsid w:val="00552CB9"/>
    <w:rsid w:val="0055383A"/>
    <w:rsid w:val="00556B78"/>
    <w:rsid w:val="00562705"/>
    <w:rsid w:val="00573EC1"/>
    <w:rsid w:val="005828CC"/>
    <w:rsid w:val="00584591"/>
    <w:rsid w:val="00596D40"/>
    <w:rsid w:val="00597680"/>
    <w:rsid w:val="005B18BF"/>
    <w:rsid w:val="005B2C9F"/>
    <w:rsid w:val="005C4E0F"/>
    <w:rsid w:val="005C57E4"/>
    <w:rsid w:val="005C60D7"/>
    <w:rsid w:val="005D7612"/>
    <w:rsid w:val="005E5B5E"/>
    <w:rsid w:val="005F6B9F"/>
    <w:rsid w:val="005F6DBD"/>
    <w:rsid w:val="00600E01"/>
    <w:rsid w:val="0061198F"/>
    <w:rsid w:val="00631406"/>
    <w:rsid w:val="00632F88"/>
    <w:rsid w:val="00642E39"/>
    <w:rsid w:val="00650B51"/>
    <w:rsid w:val="00654F66"/>
    <w:rsid w:val="0066101A"/>
    <w:rsid w:val="00665225"/>
    <w:rsid w:val="00670E9F"/>
    <w:rsid w:val="00677664"/>
    <w:rsid w:val="006926FF"/>
    <w:rsid w:val="006A0C6F"/>
    <w:rsid w:val="006A134B"/>
    <w:rsid w:val="006A6863"/>
    <w:rsid w:val="006C3092"/>
    <w:rsid w:val="006C45F6"/>
    <w:rsid w:val="006D0597"/>
    <w:rsid w:val="006D1DED"/>
    <w:rsid w:val="006D6DD2"/>
    <w:rsid w:val="006E6189"/>
    <w:rsid w:val="006E6783"/>
    <w:rsid w:val="006F1338"/>
    <w:rsid w:val="006F28D5"/>
    <w:rsid w:val="006F67D5"/>
    <w:rsid w:val="00704B11"/>
    <w:rsid w:val="00710B81"/>
    <w:rsid w:val="00720E19"/>
    <w:rsid w:val="007306DB"/>
    <w:rsid w:val="007351F5"/>
    <w:rsid w:val="0076033E"/>
    <w:rsid w:val="00764107"/>
    <w:rsid w:val="007716B1"/>
    <w:rsid w:val="007805C5"/>
    <w:rsid w:val="00780F7D"/>
    <w:rsid w:val="007D5664"/>
    <w:rsid w:val="007F2E97"/>
    <w:rsid w:val="007F5154"/>
    <w:rsid w:val="007F6710"/>
    <w:rsid w:val="008021F2"/>
    <w:rsid w:val="00816A39"/>
    <w:rsid w:val="00822564"/>
    <w:rsid w:val="00826605"/>
    <w:rsid w:val="00834F73"/>
    <w:rsid w:val="00867802"/>
    <w:rsid w:val="0087360B"/>
    <w:rsid w:val="008821A2"/>
    <w:rsid w:val="00894A8B"/>
    <w:rsid w:val="00894E9C"/>
    <w:rsid w:val="008A02C1"/>
    <w:rsid w:val="008B3FC6"/>
    <w:rsid w:val="008B57C8"/>
    <w:rsid w:val="008D583D"/>
    <w:rsid w:val="008E2F86"/>
    <w:rsid w:val="008E31E3"/>
    <w:rsid w:val="008E4F63"/>
    <w:rsid w:val="009066A2"/>
    <w:rsid w:val="00910CD5"/>
    <w:rsid w:val="00915CA0"/>
    <w:rsid w:val="00921B19"/>
    <w:rsid w:val="00921D95"/>
    <w:rsid w:val="00927E24"/>
    <w:rsid w:val="00930F58"/>
    <w:rsid w:val="009407AD"/>
    <w:rsid w:val="00942111"/>
    <w:rsid w:val="00950DE1"/>
    <w:rsid w:val="00956C47"/>
    <w:rsid w:val="00982F63"/>
    <w:rsid w:val="009A1663"/>
    <w:rsid w:val="009B0735"/>
    <w:rsid w:val="009B396D"/>
    <w:rsid w:val="009D3BC1"/>
    <w:rsid w:val="009E008A"/>
    <w:rsid w:val="009E2DAA"/>
    <w:rsid w:val="009E3705"/>
    <w:rsid w:val="009F1DB4"/>
    <w:rsid w:val="00A03D47"/>
    <w:rsid w:val="00A2744A"/>
    <w:rsid w:val="00A324A9"/>
    <w:rsid w:val="00A4139A"/>
    <w:rsid w:val="00A42D7B"/>
    <w:rsid w:val="00A5101C"/>
    <w:rsid w:val="00A663E3"/>
    <w:rsid w:val="00A701CE"/>
    <w:rsid w:val="00A77837"/>
    <w:rsid w:val="00AA0CDB"/>
    <w:rsid w:val="00AA6A55"/>
    <w:rsid w:val="00AA7491"/>
    <w:rsid w:val="00AA7C1D"/>
    <w:rsid w:val="00AD46B1"/>
    <w:rsid w:val="00AD5AC4"/>
    <w:rsid w:val="00AF06AF"/>
    <w:rsid w:val="00AF3A1B"/>
    <w:rsid w:val="00B033F3"/>
    <w:rsid w:val="00B169ED"/>
    <w:rsid w:val="00B21B36"/>
    <w:rsid w:val="00B302DD"/>
    <w:rsid w:val="00B46765"/>
    <w:rsid w:val="00B52EF5"/>
    <w:rsid w:val="00B618FB"/>
    <w:rsid w:val="00B63DD9"/>
    <w:rsid w:val="00B647CD"/>
    <w:rsid w:val="00B73539"/>
    <w:rsid w:val="00B751F3"/>
    <w:rsid w:val="00B756CE"/>
    <w:rsid w:val="00B82F08"/>
    <w:rsid w:val="00B835FB"/>
    <w:rsid w:val="00B85B72"/>
    <w:rsid w:val="00B92F5A"/>
    <w:rsid w:val="00B9487C"/>
    <w:rsid w:val="00BA3AF7"/>
    <w:rsid w:val="00BA5674"/>
    <w:rsid w:val="00BC4BBC"/>
    <w:rsid w:val="00BE34D7"/>
    <w:rsid w:val="00BF3F61"/>
    <w:rsid w:val="00C036F8"/>
    <w:rsid w:val="00C17776"/>
    <w:rsid w:val="00C254A3"/>
    <w:rsid w:val="00C25A5C"/>
    <w:rsid w:val="00C265D6"/>
    <w:rsid w:val="00C30C1A"/>
    <w:rsid w:val="00C41AE1"/>
    <w:rsid w:val="00C459F2"/>
    <w:rsid w:val="00C46A14"/>
    <w:rsid w:val="00C71B78"/>
    <w:rsid w:val="00C73275"/>
    <w:rsid w:val="00C75D63"/>
    <w:rsid w:val="00C80F7C"/>
    <w:rsid w:val="00C91137"/>
    <w:rsid w:val="00C96A44"/>
    <w:rsid w:val="00CA2C98"/>
    <w:rsid w:val="00CA6F74"/>
    <w:rsid w:val="00CB0BAD"/>
    <w:rsid w:val="00CB1CE1"/>
    <w:rsid w:val="00CC6FEC"/>
    <w:rsid w:val="00CD233E"/>
    <w:rsid w:val="00CD2F13"/>
    <w:rsid w:val="00CE249B"/>
    <w:rsid w:val="00CE4CDD"/>
    <w:rsid w:val="00CE59D6"/>
    <w:rsid w:val="00CF0194"/>
    <w:rsid w:val="00CF3E97"/>
    <w:rsid w:val="00CF4371"/>
    <w:rsid w:val="00D1508B"/>
    <w:rsid w:val="00D3453E"/>
    <w:rsid w:val="00D522BC"/>
    <w:rsid w:val="00D61B49"/>
    <w:rsid w:val="00D66EE3"/>
    <w:rsid w:val="00D76EE7"/>
    <w:rsid w:val="00D85D86"/>
    <w:rsid w:val="00D974B7"/>
    <w:rsid w:val="00DA329C"/>
    <w:rsid w:val="00DA455C"/>
    <w:rsid w:val="00DB425E"/>
    <w:rsid w:val="00DC369E"/>
    <w:rsid w:val="00DC616A"/>
    <w:rsid w:val="00DD0A45"/>
    <w:rsid w:val="00DD7D97"/>
    <w:rsid w:val="00DE6818"/>
    <w:rsid w:val="00DF02CF"/>
    <w:rsid w:val="00E012AE"/>
    <w:rsid w:val="00E01F38"/>
    <w:rsid w:val="00E0418C"/>
    <w:rsid w:val="00E179B6"/>
    <w:rsid w:val="00E3175D"/>
    <w:rsid w:val="00E351BC"/>
    <w:rsid w:val="00E44BEC"/>
    <w:rsid w:val="00E476A3"/>
    <w:rsid w:val="00E61905"/>
    <w:rsid w:val="00E65D0F"/>
    <w:rsid w:val="00E74A08"/>
    <w:rsid w:val="00E76D2B"/>
    <w:rsid w:val="00E76F35"/>
    <w:rsid w:val="00E96BC7"/>
    <w:rsid w:val="00EA6761"/>
    <w:rsid w:val="00EB5C89"/>
    <w:rsid w:val="00ED0E46"/>
    <w:rsid w:val="00EE1EB9"/>
    <w:rsid w:val="00EE3295"/>
    <w:rsid w:val="00EE43C2"/>
    <w:rsid w:val="00EE5139"/>
    <w:rsid w:val="00EE5283"/>
    <w:rsid w:val="00EF3C88"/>
    <w:rsid w:val="00F03118"/>
    <w:rsid w:val="00F1588C"/>
    <w:rsid w:val="00F15EAE"/>
    <w:rsid w:val="00F16768"/>
    <w:rsid w:val="00F16EE9"/>
    <w:rsid w:val="00F17BEE"/>
    <w:rsid w:val="00F23C23"/>
    <w:rsid w:val="00F26126"/>
    <w:rsid w:val="00F31116"/>
    <w:rsid w:val="00F51499"/>
    <w:rsid w:val="00F57BAE"/>
    <w:rsid w:val="00F63721"/>
    <w:rsid w:val="00F919F5"/>
    <w:rsid w:val="00F96422"/>
    <w:rsid w:val="00FA1786"/>
    <w:rsid w:val="00FA1BAF"/>
    <w:rsid w:val="00FA1FB9"/>
    <w:rsid w:val="00FB33F5"/>
    <w:rsid w:val="00FB3FDB"/>
    <w:rsid w:val="00FC1DB7"/>
    <w:rsid w:val="00FC2747"/>
    <w:rsid w:val="00FC2DE1"/>
    <w:rsid w:val="00FC5107"/>
    <w:rsid w:val="00FE3B36"/>
    <w:rsid w:val="00FF092D"/>
    <w:rsid w:val="00FF4908"/>
    <w:rsid w:val="00FF5B8D"/>
    <w:rsid w:val="03109E99"/>
    <w:rsid w:val="03968362"/>
    <w:rsid w:val="04ADDC78"/>
    <w:rsid w:val="06CD52D1"/>
    <w:rsid w:val="0D5FA40D"/>
    <w:rsid w:val="0F25CDE6"/>
    <w:rsid w:val="1745B381"/>
    <w:rsid w:val="1834A3CD"/>
    <w:rsid w:val="1D256DDF"/>
    <w:rsid w:val="1EEF443B"/>
    <w:rsid w:val="21882E07"/>
    <w:rsid w:val="21E5547B"/>
    <w:rsid w:val="241ABC46"/>
    <w:rsid w:val="3BA4FCC1"/>
    <w:rsid w:val="3C6D0101"/>
    <w:rsid w:val="4A26AAED"/>
    <w:rsid w:val="4C25286E"/>
    <w:rsid w:val="50EF9DCF"/>
    <w:rsid w:val="5A93E172"/>
    <w:rsid w:val="5B88529C"/>
    <w:rsid w:val="5BBA3017"/>
    <w:rsid w:val="5E520471"/>
    <w:rsid w:val="661058B3"/>
    <w:rsid w:val="662FA47E"/>
    <w:rsid w:val="67ACE8E3"/>
    <w:rsid w:val="6A9450D6"/>
    <w:rsid w:val="6CCA8A1E"/>
    <w:rsid w:val="762EE896"/>
    <w:rsid w:val="7CCC2783"/>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E486C"/>
  <w15:chartTrackingRefBased/>
  <w15:docId w15:val="{1DFF80BB-483F-494A-9A54-DB5F3850D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D4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D4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D444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D444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D444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D444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444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444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444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D444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D444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D444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D4442"/>
    <w:rPr>
      <w:rFonts w:eastAsiaTheme="majorEastAsia" w:cstheme="majorBidi"/>
      <w:i/>
      <w:iCs/>
      <w:color w:val="0F4761" w:themeColor="accent1" w:themeShade="BF"/>
    </w:rPr>
  </w:style>
  <w:style w:type="character" w:customStyle="1" w:styleId="50">
    <w:name w:val="כותרת 5 תו"/>
    <w:basedOn w:val="a0"/>
    <w:link w:val="5"/>
    <w:uiPriority w:val="9"/>
    <w:semiHidden/>
    <w:rsid w:val="002D4442"/>
    <w:rPr>
      <w:rFonts w:eastAsiaTheme="majorEastAsia" w:cstheme="majorBidi"/>
      <w:color w:val="0F4761" w:themeColor="accent1" w:themeShade="BF"/>
    </w:rPr>
  </w:style>
  <w:style w:type="character" w:customStyle="1" w:styleId="60">
    <w:name w:val="כותרת 6 תו"/>
    <w:basedOn w:val="a0"/>
    <w:link w:val="6"/>
    <w:uiPriority w:val="9"/>
    <w:semiHidden/>
    <w:rsid w:val="002D4442"/>
    <w:rPr>
      <w:rFonts w:eastAsiaTheme="majorEastAsia" w:cstheme="majorBidi"/>
      <w:i/>
      <w:iCs/>
      <w:color w:val="595959" w:themeColor="text1" w:themeTint="A6"/>
    </w:rPr>
  </w:style>
  <w:style w:type="character" w:customStyle="1" w:styleId="70">
    <w:name w:val="כותרת 7 תו"/>
    <w:basedOn w:val="a0"/>
    <w:link w:val="7"/>
    <w:uiPriority w:val="9"/>
    <w:semiHidden/>
    <w:rsid w:val="002D4442"/>
    <w:rPr>
      <w:rFonts w:eastAsiaTheme="majorEastAsia" w:cstheme="majorBidi"/>
      <w:color w:val="595959" w:themeColor="text1" w:themeTint="A6"/>
    </w:rPr>
  </w:style>
  <w:style w:type="character" w:customStyle="1" w:styleId="80">
    <w:name w:val="כותרת 8 תו"/>
    <w:basedOn w:val="a0"/>
    <w:link w:val="8"/>
    <w:uiPriority w:val="9"/>
    <w:semiHidden/>
    <w:rsid w:val="002D4442"/>
    <w:rPr>
      <w:rFonts w:eastAsiaTheme="majorEastAsia" w:cstheme="majorBidi"/>
      <w:i/>
      <w:iCs/>
      <w:color w:val="272727" w:themeColor="text1" w:themeTint="D8"/>
    </w:rPr>
  </w:style>
  <w:style w:type="character" w:customStyle="1" w:styleId="90">
    <w:name w:val="כותרת 9 תו"/>
    <w:basedOn w:val="a0"/>
    <w:link w:val="9"/>
    <w:uiPriority w:val="9"/>
    <w:semiHidden/>
    <w:rsid w:val="002D4442"/>
    <w:rPr>
      <w:rFonts w:eastAsiaTheme="majorEastAsia" w:cstheme="majorBidi"/>
      <w:color w:val="272727" w:themeColor="text1" w:themeTint="D8"/>
    </w:rPr>
  </w:style>
  <w:style w:type="paragraph" w:styleId="a3">
    <w:name w:val="Title"/>
    <w:basedOn w:val="a"/>
    <w:next w:val="a"/>
    <w:link w:val="a4"/>
    <w:uiPriority w:val="10"/>
    <w:qFormat/>
    <w:rsid w:val="002D4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D44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444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D444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D4442"/>
    <w:pPr>
      <w:spacing w:before="160"/>
      <w:jc w:val="center"/>
    </w:pPr>
    <w:rPr>
      <w:i/>
      <w:iCs/>
      <w:color w:val="404040" w:themeColor="text1" w:themeTint="BF"/>
    </w:rPr>
  </w:style>
  <w:style w:type="character" w:customStyle="1" w:styleId="a8">
    <w:name w:val="ציטוט תו"/>
    <w:basedOn w:val="a0"/>
    <w:link w:val="a7"/>
    <w:uiPriority w:val="29"/>
    <w:rsid w:val="002D4442"/>
    <w:rPr>
      <w:i/>
      <w:iCs/>
      <w:color w:val="404040" w:themeColor="text1" w:themeTint="BF"/>
    </w:rPr>
  </w:style>
  <w:style w:type="paragraph" w:styleId="a9">
    <w:name w:val="List Paragraph"/>
    <w:basedOn w:val="a"/>
    <w:uiPriority w:val="34"/>
    <w:qFormat/>
    <w:rsid w:val="002D4442"/>
    <w:pPr>
      <w:ind w:left="720"/>
      <w:contextualSpacing/>
    </w:pPr>
  </w:style>
  <w:style w:type="character" w:styleId="aa">
    <w:name w:val="Intense Emphasis"/>
    <w:basedOn w:val="a0"/>
    <w:uiPriority w:val="21"/>
    <w:qFormat/>
    <w:rsid w:val="002D4442"/>
    <w:rPr>
      <w:i/>
      <w:iCs/>
      <w:color w:val="0F4761" w:themeColor="accent1" w:themeShade="BF"/>
    </w:rPr>
  </w:style>
  <w:style w:type="paragraph" w:styleId="ab">
    <w:name w:val="Intense Quote"/>
    <w:basedOn w:val="a"/>
    <w:next w:val="a"/>
    <w:link w:val="ac"/>
    <w:uiPriority w:val="30"/>
    <w:qFormat/>
    <w:rsid w:val="002D4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D4442"/>
    <w:rPr>
      <w:i/>
      <w:iCs/>
      <w:color w:val="0F4761" w:themeColor="accent1" w:themeShade="BF"/>
    </w:rPr>
  </w:style>
  <w:style w:type="character" w:styleId="ad">
    <w:name w:val="Intense Reference"/>
    <w:basedOn w:val="a0"/>
    <w:uiPriority w:val="32"/>
    <w:qFormat/>
    <w:rsid w:val="002D4442"/>
    <w:rPr>
      <w:b/>
      <w:bCs/>
      <w:smallCaps/>
      <w:color w:val="0F4761" w:themeColor="accent1" w:themeShade="BF"/>
      <w:spacing w:val="5"/>
    </w:rPr>
  </w:style>
  <w:style w:type="paragraph" w:styleId="ae">
    <w:name w:val="header"/>
    <w:basedOn w:val="a"/>
    <w:link w:val="af"/>
    <w:uiPriority w:val="99"/>
    <w:unhideWhenUsed/>
    <w:rsid w:val="002D4442"/>
    <w:pPr>
      <w:tabs>
        <w:tab w:val="center" w:pos="4153"/>
        <w:tab w:val="right" w:pos="8306"/>
      </w:tabs>
      <w:spacing w:after="0" w:line="240" w:lineRule="auto"/>
    </w:pPr>
  </w:style>
  <w:style w:type="character" w:customStyle="1" w:styleId="af">
    <w:name w:val="כותרת עליונה תו"/>
    <w:basedOn w:val="a0"/>
    <w:link w:val="ae"/>
    <w:uiPriority w:val="99"/>
    <w:rsid w:val="002D4442"/>
  </w:style>
  <w:style w:type="paragraph" w:styleId="af0">
    <w:name w:val="footer"/>
    <w:basedOn w:val="a"/>
    <w:link w:val="af1"/>
    <w:uiPriority w:val="99"/>
    <w:unhideWhenUsed/>
    <w:rsid w:val="002D4442"/>
    <w:pPr>
      <w:tabs>
        <w:tab w:val="center" w:pos="4153"/>
        <w:tab w:val="right" w:pos="8306"/>
      </w:tabs>
      <w:spacing w:after="0" w:line="240" w:lineRule="auto"/>
    </w:pPr>
  </w:style>
  <w:style w:type="character" w:customStyle="1" w:styleId="af1">
    <w:name w:val="כותרת תחתונה תו"/>
    <w:basedOn w:val="a0"/>
    <w:link w:val="af0"/>
    <w:uiPriority w:val="99"/>
    <w:rsid w:val="002D4442"/>
  </w:style>
  <w:style w:type="table" w:styleId="af2">
    <w:name w:val="Table Grid"/>
    <w:basedOn w:val="a1"/>
    <w:uiPriority w:val="39"/>
    <w:rsid w:val="002D4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 Spacing"/>
    <w:uiPriority w:val="1"/>
    <w:qFormat/>
    <w:rsid w:val="00193661"/>
    <w:pPr>
      <w:spacing w:after="0" w:line="240" w:lineRule="auto"/>
    </w:pPr>
  </w:style>
  <w:style w:type="character" w:customStyle="1" w:styleId="normaltextrun">
    <w:name w:val="normaltextrun"/>
    <w:basedOn w:val="a0"/>
    <w:rsid w:val="005103C7"/>
  </w:style>
  <w:style w:type="character" w:customStyle="1" w:styleId="eop">
    <w:name w:val="eop"/>
    <w:basedOn w:val="a0"/>
    <w:rsid w:val="005103C7"/>
  </w:style>
  <w:style w:type="character" w:styleId="Hyperlink">
    <w:name w:val="Hyperlink"/>
    <w:basedOn w:val="a0"/>
    <w:uiPriority w:val="99"/>
    <w:unhideWhenUsed/>
    <w:rsid w:val="00597680"/>
    <w:rPr>
      <w:color w:val="467886" w:themeColor="hyperlink"/>
      <w:u w:val="single"/>
    </w:rPr>
  </w:style>
  <w:style w:type="character" w:styleId="af4">
    <w:name w:val="Unresolved Mention"/>
    <w:basedOn w:val="a0"/>
    <w:uiPriority w:val="99"/>
    <w:semiHidden/>
    <w:unhideWhenUsed/>
    <w:rsid w:val="005976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385</Words>
  <Characters>2201</Characters>
  <Application>Microsoft Office Word</Application>
  <DocSecurity>0</DocSecurity>
  <Lines>18</Lines>
  <Paragraphs>5</Paragraphs>
  <ScaleCrop>false</ScaleCrop>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ליאל אטינגר</dc:creator>
  <cp:keywords/>
  <dc:description/>
  <cp:lastModifiedBy>אסתר פרץ</cp:lastModifiedBy>
  <cp:revision>2</cp:revision>
  <dcterms:created xsi:type="dcterms:W3CDTF">2026-06-21T19:35:00Z</dcterms:created>
  <dcterms:modified xsi:type="dcterms:W3CDTF">2026-06-21T19:35:00Z</dcterms:modified>
</cp:coreProperties>
</file>